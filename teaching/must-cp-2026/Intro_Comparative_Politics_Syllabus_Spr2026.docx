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F6892" w14:textId="5CAB2E7B" w:rsidR="00B5422F" w:rsidRPr="008C1B55" w:rsidRDefault="008C1B55" w:rsidP="00B5422F">
      <w:pPr>
        <w:spacing w:after="80"/>
        <w:ind w:left="900"/>
        <w:rPr>
          <w:rFonts w:ascii="CMU Serif Roman" w:hAnsi="CMU Serif Roman" w:cs="CMU Serif Roman"/>
          <w:b/>
          <w:bCs/>
        </w:rPr>
      </w:pPr>
      <w:r>
        <w:rPr>
          <w:rFonts w:ascii="CMU Serif Roman" w:hAnsi="CMU Serif Roman" w:cs="CMU Serif Roman"/>
          <w:b/>
          <w:bCs/>
        </w:rPr>
        <w:t>INTRODUCTION TO COMPARATIVE POLITICAL SCIENCE</w:t>
      </w:r>
    </w:p>
    <w:p w14:paraId="638B6C2C" w14:textId="77777777" w:rsidR="00B5422F" w:rsidRPr="00B5422F" w:rsidRDefault="00B5422F" w:rsidP="00B5422F">
      <w:pPr>
        <w:spacing w:after="40"/>
        <w:ind w:left="900"/>
        <w:rPr>
          <w:rFonts w:ascii="CMU Serif Roman" w:hAnsi="CMU Serif Roman" w:cs="CMU Serif Roman"/>
        </w:rPr>
      </w:pPr>
      <w:r>
        <w:rPr>
          <w:rFonts w:ascii="CMU Serif Roman" w:hAnsi="CMU Serif Roman" w:cs="CMU Serif Roman"/>
        </w:rPr>
        <w:t>Mondays and Thursdays, 7:00pm to 9:00pm (Myanmar Time)</w:t>
      </w:r>
    </w:p>
    <w:p w14:paraId="76C1CA98" w14:textId="4684A4EB" w:rsidR="00B5422F" w:rsidRPr="00B5422F" w:rsidRDefault="00B5422F" w:rsidP="00B5422F">
      <w:pPr>
        <w:spacing w:after="60"/>
        <w:ind w:left="900"/>
        <w:rPr>
          <w:rFonts w:ascii="CMU Serif Roman" w:hAnsi="CMU Serif Roman" w:cs="CMU Serif Roman"/>
        </w:rPr>
      </w:pPr>
      <w:r>
        <w:rPr>
          <w:rFonts w:ascii="CMU Serif Roman" w:hAnsi="CMU Serif Roman" w:cs="CMU Serif Roman"/>
        </w:rPr>
        <w:t xml:space="preserve">Instructor: Kamran Hakiman, </w:t>
      </w:r>
      <w:hyperlink r:id="rId7" w:history="1">
        <w:r w:rsidR="00250D4F" w:rsidRPr="00B04986">
          <w:rPr>
            <w:rStyle w:val="Hyperlink"/>
            <w:rFonts w:ascii="CMU Serif Roman" w:hAnsi="CMU Serif Roman" w:cs="CMU Serif Roman"/>
          </w:rPr>
          <w:t>kah411@pitt.edu</w:t>
        </w:r>
      </w:hyperlink>
      <w:r w:rsidR="00250D4F">
        <w:rPr>
          <w:rFonts w:ascii="CMU Serif Roman" w:hAnsi="CMU Serif Roman" w:cs="CMU Serif Roman"/>
        </w:rPr>
        <w:t xml:space="preserve"> , </w:t>
      </w:r>
      <w:hyperlink r:id="rId8" w:history="1">
        <w:r w:rsidR="00250D4F" w:rsidRPr="00B04986">
          <w:rPr>
            <w:rStyle w:val="Hyperlink"/>
            <w:rFonts w:ascii="CMU Serif Roman" w:hAnsi="CMU Serif Roman" w:cs="CMU Serif Roman"/>
          </w:rPr>
          <w:t>klhakiman@gmail.com</w:t>
        </w:r>
      </w:hyperlink>
      <w:r w:rsidR="00250D4F">
        <w:rPr>
          <w:rFonts w:ascii="CMU Serif Roman" w:hAnsi="CMU Serif Roman" w:cs="CMU Serif Roman"/>
        </w:rPr>
        <w:t xml:space="preserve"> </w:t>
      </w:r>
    </w:p>
    <w:p w14:paraId="040D7073" w14:textId="4500EF52" w:rsidR="00827F00" w:rsidRPr="00B5422F" w:rsidRDefault="008C1B55">
      <w:pPr>
        <w:pStyle w:val="Heading1"/>
        <w:rPr>
          <w:rFonts w:ascii="CMU Serif Roman" w:hAnsi="CMU Serif Roman" w:cs="CMU Serif Roman"/>
        </w:rPr>
      </w:pPr>
      <w:r>
        <w:rPr>
          <w:rFonts w:ascii="CMU Serif Roman" w:hAnsi="CMU Serif Roman" w:cs="CMU Serif Roman"/>
          <w:sz w:val="22"/>
          <w:szCs w:val="22"/>
        </w:rPr>
        <w:t>COURSE DESCRIPTION</w:t>
      </w:r>
    </w:p>
    <w:p w14:paraId="129F97FD" w14:textId="776162A0" w:rsidR="00827F00" w:rsidRPr="00B5422F" w:rsidRDefault="00000000">
      <w:pPr>
        <w:spacing w:after="160"/>
        <w:rPr>
          <w:rFonts w:ascii="CMU Serif Roman" w:hAnsi="CMU Serif Roman" w:cs="CMU Serif Roman"/>
        </w:rPr>
      </w:pPr>
      <w:r>
        <w:rPr>
          <w:rFonts w:ascii="CMU Serif Roman" w:hAnsi="CMU Serif Roman" w:cs="CMU Serif Roman"/>
        </w:rPr>
        <w:t xml:space="preserve">The world exhibits enormous variation in how political life is organized. Some countries are stable democracies with capable states and broad-based prosperity, others face authoritarian rule, extractive institutions, ethnic conflict, or state failure. In this course, we explore explanations for this variation, and some of the institutional responses meant to improve human welfare. Readings draw from political science and </w:t>
      </w:r>
      <w:r>
        <w:rPr>
          <w:rFonts w:ascii="Garamond" w:hAnsi="Garamond"/>
          <w:sz w:val="24"/>
        </w:rPr>
        <w:t>related fields, and</w:t>
      </w:r>
      <w:r>
        <w:rPr>
          <w:rFonts w:ascii="Garamond" w:hAnsi="Garamond"/>
          <w:sz w:val="24"/>
        </w:rPr>
        <w:t xml:space="preserve"> offer diverse and sometimes violently opposing perspectives. Students will emerge from the course with a deeper understanding of how political life is organized and foundational analytic frameworks for understanding politics </w:t>
      </w:r>
      <w:r>
        <w:rPr>
          <w:rFonts w:ascii="Garamond" w:hAnsi="Garamond"/>
          <w:sz w:val="24"/>
        </w:rPr>
        <w:t>across</w:t>
      </w:r>
      <w:r>
        <w:rPr>
          <w:rFonts w:ascii="Garamond" w:hAnsi="Garamond"/>
          <w:sz w:val="24"/>
        </w:rPr>
        <w:t xml:space="preserve"> contexts. </w:t>
      </w:r>
    </w:p>
    <w:p w14:paraId="0F967ED5" w14:textId="5F460503" w:rsidR="00827F00" w:rsidRPr="00B5422F" w:rsidRDefault="00000000">
      <w:pPr>
        <w:spacing w:after="160"/>
        <w:rPr>
          <w:rFonts w:ascii="CMU Serif Roman" w:hAnsi="CMU Serif Roman" w:cs="CMU Serif Roman"/>
        </w:rPr>
      </w:pPr>
      <w:r>
        <w:rPr>
          <w:rFonts w:ascii="CMU Serif Roman" w:hAnsi="CMU Serif Roman" w:cs="CMU Serif Roman"/>
          <w:b/>
          <w:bCs/>
        </w:rPr>
        <w:t>Part I</w:t>
      </w:r>
      <w:r>
        <w:rPr>
          <w:rFonts w:ascii="CMU Serif Roman" w:hAnsi="CMU Serif Roman" w:cs="CMU Serif Roman"/>
        </w:rPr>
        <w:t xml:space="preserve"> lays the foundations of comparative political science: the state, institutions, state capacity, and the collective action problems that pervade political life. Why do some states build the capacity to govern effectively while others merely adopt the appearance of it? Why do groups with shared interests so often fail to organize? </w:t>
      </w:r>
      <w:r>
        <w:rPr>
          <w:rFonts w:ascii="CMU Serif Roman" w:hAnsi="CMU Serif Roman" w:cs="CMU Serif Roman"/>
          <w:b/>
          <w:bCs/>
        </w:rPr>
        <w:t>Part II</w:t>
      </w:r>
      <w:r>
        <w:rPr>
          <w:rFonts w:ascii="CMU Serif Roman" w:hAnsi="CMU Serif Roman" w:cs="CMU Serif Roman"/>
        </w:rPr>
        <w:t xml:space="preserve"> turns to political regimes and regime change: how we define democracy and authoritarianism, why countries democratize (and why the most common explanation turns out to be wrong), and how ethnicity and nationalism shape political competition. </w:t>
      </w:r>
      <w:r>
        <w:rPr>
          <w:rFonts w:ascii="CMU Serif Roman" w:hAnsi="CMU Serif Roman" w:cs="CMU Serif Roman"/>
          <w:b/>
          <w:bCs/>
        </w:rPr>
        <w:t>Part III</w:t>
      </w:r>
      <w:r>
        <w:rPr>
          <w:rFonts w:ascii="CMU Serif Roman" w:hAnsi="CMU Serif Roman" w:cs="CMU Serif Roman"/>
        </w:rPr>
        <w:t xml:space="preserve"> concludes by applying these frameworks to some of the thorniest questions: institutional design, ethnic conflict, federalism, and political violence. We explore what institutions can manage diversity, why rational actors who prefer peace fight, causes and consequences of civil war, and compare nonviolent and violent resistance tactics. </w:t>
      </w:r>
    </w:p>
    <w:p w14:paraId="1B8C7484" w14:textId="1C3B2546" w:rsidR="00827F00" w:rsidRPr="00B5422F" w:rsidRDefault="00000000">
      <w:pPr>
        <w:spacing w:after="160"/>
        <w:rPr>
          <w:rFonts w:ascii="CMU Serif Roman" w:hAnsi="CMU Serif Roman" w:cs="CMU Serif Roman"/>
        </w:rPr>
      </w:pPr>
      <w:r>
        <w:rPr>
          <w:rFonts w:ascii="CMU Serif Roman" w:hAnsi="CMU Serif Roman" w:cs="CMU Serif Roman"/>
        </w:rPr>
        <w:t xml:space="preserve">This is a discussion-based course. The central activity is critical engagement with arguments: identifying what an author claims, evaluating the evidence, and asking whether the argument holds. In an era of increasingly capable AI, this kind of analytical reasoning is the main purpose of education. </w:t>
      </w:r>
    </w:p>
    <w:p w14:paraId="765EBC33" w14:textId="5071A79C" w:rsidR="00827F00" w:rsidRPr="00B5422F" w:rsidRDefault="00000000">
      <w:pPr>
        <w:spacing w:after="160"/>
        <w:rPr>
          <w:rFonts w:ascii="CMU Serif Roman" w:hAnsi="CMU Serif Roman" w:cs="CMU Serif Roman"/>
        </w:rPr>
      </w:pPr>
      <w:r>
        <w:rPr>
          <w:rFonts w:ascii="CMU Serif Roman" w:hAnsi="CMU Serif Roman" w:cs="CMU Serif Roman"/>
        </w:rPr>
        <w:t>The course assumes familiarity with fundamental social science concepts, basic undergraduate mathematics, and the ability to engage with academic literature. Experience with political science is not required.</w:t>
      </w:r>
    </w:p>
    <w:p w14:paraId="2B66DEF9" w14:textId="77777777" w:rsidR="00827F00" w:rsidRPr="00B5422F" w:rsidRDefault="00000000">
      <w:pPr>
        <w:pStyle w:val="Heading1"/>
        <w:rPr>
          <w:rFonts w:ascii="CMU Serif Roman" w:hAnsi="CMU Serif Roman" w:cs="CMU Serif Roman"/>
        </w:rPr>
      </w:pPr>
      <w:r>
        <w:rPr>
          <w:rFonts w:ascii="CMU Serif Roman" w:hAnsi="CMU Serif Roman" w:cs="CMU Serif Roman"/>
          <w:sz w:val="22"/>
          <w:szCs w:val="22"/>
        </w:rPr>
        <w:t>Course Format</w:t>
      </w:r>
    </w:p>
    <w:p w14:paraId="14B6969D" w14:textId="762CEAF6" w:rsidR="00827F00" w:rsidRPr="00B5422F" w:rsidRDefault="008C1B55">
      <w:pPr>
        <w:spacing w:after="160"/>
        <w:rPr>
          <w:rFonts w:ascii="CMU Serif Roman" w:hAnsi="CMU Serif Roman" w:cs="CMU Serif Roman"/>
        </w:rPr>
      </w:pPr>
      <w:r>
        <w:rPr>
          <w:rFonts w:ascii="CMU Serif Roman" w:hAnsi="CMU Serif Roman" w:cs="CMU Serif Roman"/>
        </w:rPr>
        <w:t>This class combines lectures and discussion (both of specific cases and of conceptual issues suggested by the readings). Your full participation in class discussions is essential to making this course work. It is important that you complete the readings and come to class ready to participate, ask questions, debate with your colleagues, and contribute to our collective enterprise.</w:t>
      </w:r>
      <w:r>
        <w:rPr>
          <w:rFonts w:ascii="CMU Serif Roman" w:hAnsi="CMU Serif Roman" w:cs="CMU Serif Roman"/>
        </w:rPr>
        <w:br/>
      </w:r>
      <w:r>
        <w:rPr>
          <w:rFonts w:ascii="CMU Serif Roman" w:hAnsi="CMU Serif Roman" w:cs="CMU Serif Roman"/>
        </w:rPr>
        <w:br/>
        <w:t>Attendance is mandatory, and 40% of your grade will be based on class participation. I will do my best to make it possible for everyone in this class to participate to their full potential.</w:t>
      </w:r>
      <w:r>
        <w:rPr>
          <w:rFonts w:ascii="CMU Serif Roman" w:hAnsi="CMU Serif Roman" w:cs="CMU Serif Roman"/>
        </w:rPr>
        <w:br/>
      </w:r>
      <w:r>
        <w:rPr>
          <w:rFonts w:ascii="CMU Serif Roman" w:hAnsi="CMU Serif Roman" w:cs="CMU Serif Roman"/>
        </w:rPr>
        <w:br/>
      </w:r>
      <w:r>
        <w:rPr>
          <w:rFonts w:ascii="CMU Serif Roman" w:hAnsi="CMU Serif Roman" w:cs="CMU Serif Roman"/>
        </w:rPr>
        <w:lastRenderedPageBreak/>
        <w:t>Guiding questions will accompany each session’s readings. Use these to orient your reading before class: they signal what to look for and what we will spend our time working through.</w:t>
      </w:r>
    </w:p>
    <w:p w14:paraId="3BBCC733" w14:textId="77777777" w:rsidR="00827F00" w:rsidRPr="00B5422F" w:rsidRDefault="00000000">
      <w:pPr>
        <w:pStyle w:val="Heading1"/>
        <w:rPr>
          <w:rFonts w:ascii="CMU Serif Roman" w:hAnsi="CMU Serif Roman" w:cs="CMU Serif Roman"/>
        </w:rPr>
      </w:pPr>
      <w:r>
        <w:rPr>
          <w:rFonts w:ascii="CMU Serif Roman" w:hAnsi="CMU Serif Roman" w:cs="CMU Serif Roman"/>
          <w:sz w:val="22"/>
          <w:szCs w:val="22"/>
        </w:rPr>
        <w:t>Readings</w:t>
      </w:r>
    </w:p>
    <w:p w14:paraId="5432B1EA" w14:textId="77777777" w:rsidR="00827F00" w:rsidRPr="00B5422F" w:rsidRDefault="00000000">
      <w:pPr>
        <w:spacing w:after="160"/>
        <w:rPr>
          <w:rFonts w:ascii="CMU Serif Roman" w:hAnsi="CMU Serif Roman" w:cs="CMU Serif Roman"/>
        </w:rPr>
      </w:pPr>
      <w:r>
        <w:rPr>
          <w:rFonts w:ascii="CMU Serif Roman" w:hAnsi="CMU Serif Roman" w:cs="CMU Serif Roman"/>
        </w:rPr>
        <w:t>There is no required textbook. All readings will be distributed as PDFs. The reading load averages roughly 40–55 pages per session, mixing academic papers with shorter, more accessible pieces. Where book chapters or long articles are assigned, specific page ranges will be given. Read only the assigned pages.</w:t>
      </w:r>
    </w:p>
    <w:p w14:paraId="37E0354D" w14:textId="77777777" w:rsidR="00827F00" w:rsidRPr="00B5422F" w:rsidRDefault="00000000">
      <w:pPr>
        <w:spacing w:after="160"/>
        <w:rPr>
          <w:rFonts w:ascii="CMU Serif Roman" w:hAnsi="CMU Serif Roman" w:cs="CMU Serif Roman"/>
        </w:rPr>
      </w:pPr>
      <w:r>
        <w:rPr>
          <w:rFonts w:ascii="CMU Serif Roman" w:hAnsi="CMU Serif Roman" w:cs="CMU Serif Roman"/>
          <w:b/>
          <w:bCs/>
        </w:rPr>
        <w:t>Reading assignments will be sent by email each Friday by 9:00 AM Myanmar time</w:t>
      </w:r>
      <w:r>
        <w:rPr>
          <w:rFonts w:ascii="CMU Serif Roman" w:hAnsi="CMU Serif Roman" w:cs="CMU Serif Roman"/>
        </w:rPr>
        <w:t xml:space="preserve"> for the following week’s sessions. Because this course is being taught for the first time at MUST, readings may be adjusted as the term progresses to match the pace and interests of the class. The session topics below are fixed; the specific readings may change week to week.</w:t>
      </w:r>
    </w:p>
    <w:p w14:paraId="77C287C8" w14:textId="3394FB60" w:rsidR="008C1B55" w:rsidRDefault="00000000">
      <w:pPr>
        <w:spacing w:after="160"/>
        <w:rPr>
          <w:rFonts w:ascii="CMU Serif Roman" w:hAnsi="CMU Serif Roman" w:cs="CMU Serif Roman"/>
          <w:b/>
          <w:bCs/>
        </w:rPr>
      </w:pPr>
      <w:r>
        <w:rPr>
          <w:rFonts w:ascii="CMU Serif Roman" w:hAnsi="CMU Serif Roman" w:cs="CMU Serif Roman"/>
        </w:rPr>
        <w:t>Some readings are harder than others. Where a reading is particularly dense, the instructor will flag it and indicate what to focus on. Do not be discouraged if you cannot follow every detail. Come to class with the main argument and specific questions, and we will work through the material together.</w:t>
      </w:r>
      <w:r>
        <w:rPr>
          <w:rFonts w:ascii="CMU Serif Roman" w:hAnsi="CMU Serif Roman" w:cs="CMU Serif Roman"/>
        </w:rPr>
        <w:br/>
      </w:r>
      <w:r>
        <w:rPr>
          <w:rFonts w:ascii="CMU Serif Roman" w:hAnsi="CMU Serif Roman" w:cs="CMU Serif Roman"/>
        </w:rPr>
        <w:br/>
      </w:r>
      <w:r>
        <w:rPr>
          <w:rFonts w:ascii="CMU Serif Roman" w:hAnsi="CMU Serif Roman" w:cs="CMU Serif Roman"/>
          <w:b/>
          <w:bCs/>
        </w:rPr>
        <w:t>EXPECTATIONS, ASSIGNMENTS, GRADING</w:t>
      </w:r>
    </w:p>
    <w:p w14:paraId="45BBCE33" w14:textId="3CD615BD" w:rsidR="00B66A44" w:rsidRDefault="008C1B55">
      <w:pPr>
        <w:spacing w:after="160"/>
        <w:rPr>
          <w:rFonts w:ascii="CMU Serif Roman" w:hAnsi="CMU Serif Roman" w:cs="CMU Serif Roman"/>
        </w:rPr>
      </w:pPr>
      <w:r>
        <w:rPr>
          <w:rFonts w:ascii="CMU Serif Roman" w:hAnsi="CMU Serif Roman" w:cs="CMU Serif Roman"/>
        </w:rPr>
        <w:t xml:space="preserve">Over the course of the semester, we will discuss what makes for a successful written assignment. But generally, I look for clear writing and logic, and close attention to the literatures we have read in class. </w:t>
      </w:r>
      <w:r w:rsidR="00B66A44">
        <w:rPr>
          <w:rFonts w:ascii="CMU Serif Roman" w:hAnsi="CMU Serif Roman" w:cs="CMU Serif Roman"/>
        </w:rPr>
        <w:t xml:space="preserve">Most important however is critical engagement. </w:t>
      </w:r>
    </w:p>
    <w:p w14:paraId="6A130F4A" w14:textId="4E5248B3" w:rsidR="008C1B55" w:rsidRPr="00B5422F" w:rsidRDefault="008C1B55">
      <w:pPr>
        <w:spacing w:after="160"/>
        <w:rPr>
          <w:rFonts w:ascii="CMU Serif Roman" w:hAnsi="CMU Serif Roman" w:cs="CMU Serif Roman"/>
        </w:rPr>
      </w:pPr>
      <w:r>
        <w:rPr>
          <w:rFonts w:ascii="CMU Serif Roman" w:hAnsi="CMU Serif Roman" w:cs="CMU Serif Roman"/>
        </w:rPr>
        <w:t>Please note that your final grade for the course will not be based on your absolute score on any of the graded exercises, but rather on how well you performed relative to other students in the class. The grading curve is as follows: the top 10 to 15% of the class will receive a grade of A; the next 20 to 25% will receive a grade of A-; the next 30 to 40% will receive a grade of B+; the next 20 to 25% will receive a grade of B; and the lowest 5 to 10% will receive a grade of B- or lower.</w:t>
      </w:r>
    </w:p>
    <w:p w14:paraId="531D9B50" w14:textId="77777777" w:rsidR="00827F00" w:rsidRPr="00B5422F" w:rsidRDefault="00000000">
      <w:pPr>
        <w:spacing w:after="160"/>
        <w:rPr>
          <w:rFonts w:ascii="CMU Serif Roman" w:hAnsi="CMU Serif Roman" w:cs="CMU Serif Roman"/>
        </w:rPr>
      </w:pPr>
      <w:r>
        <w:rPr>
          <w:rFonts w:ascii="CMU Serif Roman" w:hAnsi="CMU Serif Roman" w:cs="CMU Serif Roman"/>
        </w:rPr>
        <w:t>Your grade will be based on the following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860"/>
      </w:tblGrid>
      <w:tr w:rsidR="00827F00" w:rsidRPr="00B5422F" w14:paraId="3E110B18" w14:textId="77777777" w:rsidTr="003D2804">
        <w:tc>
          <w:tcPr>
            <w:tcW w:w="6500" w:type="dxa"/>
            <w:tcBorders>
              <w:top w:val="single" w:sz="1" w:space="0" w:color="999999"/>
              <w:left w:val="single" w:sz="1" w:space="0" w:color="999999"/>
              <w:bottom w:val="single" w:sz="2" w:space="0" w:color="999999"/>
              <w:right w:val="single" w:sz="1" w:space="0" w:color="999999"/>
            </w:tcBorders>
            <w:shd w:val="clear" w:color="auto" w:fill="2E4057"/>
            <w:tcMar>
              <w:top w:w="60" w:type="dxa"/>
              <w:left w:w="100" w:type="dxa"/>
              <w:bottom w:w="60" w:type="dxa"/>
              <w:right w:w="100" w:type="dxa"/>
            </w:tcMar>
            <w:vAlign w:val="center"/>
          </w:tcPr>
          <w:p w14:paraId="31DC2D8C" w14:textId="77777777" w:rsidR="00827F00" w:rsidRPr="00B5422F" w:rsidRDefault="00000000">
            <w:pPr>
              <w:rPr>
                <w:rFonts w:ascii="CMU Serif Roman" w:hAnsi="CMU Serif Roman" w:cs="CMU Serif Roman"/>
              </w:rPr>
            </w:pPr>
            <w:r>
              <w:rPr>
                <w:rFonts w:ascii="CMU Serif Roman" w:hAnsi="CMU Serif Roman" w:cs="CMU Serif Roman"/>
                <w:b/>
                <w:bCs/>
                <w:color w:val="FFFFFF"/>
                <w:sz w:val="20"/>
                <w:szCs w:val="20"/>
              </w:rPr>
              <w:t>Component</w:t>
            </w:r>
          </w:p>
        </w:tc>
        <w:tc>
          <w:tcPr>
            <w:tcW w:w="2860" w:type="dxa"/>
            <w:tcBorders>
              <w:top w:val="single" w:sz="1" w:space="0" w:color="999999"/>
              <w:left w:val="single" w:sz="1" w:space="0" w:color="999999"/>
              <w:bottom w:val="single" w:sz="2" w:space="0" w:color="999999"/>
              <w:right w:val="single" w:sz="1" w:space="0" w:color="999999"/>
            </w:tcBorders>
            <w:shd w:val="clear" w:color="auto" w:fill="2E4057"/>
            <w:tcMar>
              <w:top w:w="60" w:type="dxa"/>
              <w:left w:w="100" w:type="dxa"/>
              <w:bottom w:w="60" w:type="dxa"/>
              <w:right w:w="100" w:type="dxa"/>
            </w:tcMar>
            <w:vAlign w:val="center"/>
          </w:tcPr>
          <w:p w14:paraId="66CC1366" w14:textId="77777777" w:rsidR="00827F00" w:rsidRPr="00B5422F" w:rsidRDefault="00000000">
            <w:pPr>
              <w:rPr>
                <w:rFonts w:ascii="CMU Serif Roman" w:hAnsi="CMU Serif Roman" w:cs="CMU Serif Roman"/>
              </w:rPr>
            </w:pPr>
            <w:r>
              <w:rPr>
                <w:rFonts w:ascii="CMU Serif Roman" w:hAnsi="CMU Serif Roman" w:cs="CMU Serif Roman"/>
                <w:b/>
                <w:bCs/>
                <w:color w:val="FFFFFF"/>
                <w:sz w:val="20"/>
                <w:szCs w:val="20"/>
              </w:rPr>
              <w:t>Weight</w:t>
            </w:r>
          </w:p>
        </w:tc>
      </w:tr>
      <w:tr w:rsidR="00827F00" w:rsidRPr="00B5422F" w14:paraId="74C15850" w14:textId="77777777" w:rsidTr="003D2804">
        <w:tc>
          <w:tcPr>
            <w:tcW w:w="6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EE365CC" w14:textId="77777777" w:rsidR="00827F00" w:rsidRPr="00B5422F" w:rsidRDefault="00000000">
            <w:pPr>
              <w:rPr>
                <w:rFonts w:ascii="CMU Serif Roman" w:hAnsi="CMU Serif Roman" w:cs="CMU Serif Roman"/>
              </w:rPr>
            </w:pPr>
            <w:r>
              <w:rPr>
                <w:rFonts w:ascii="CMU Serif Roman" w:hAnsi="CMU Serif Roman" w:cs="CMU Serif Roman"/>
                <w:sz w:val="20"/>
                <w:szCs w:val="20"/>
              </w:rPr>
              <w:t>Participation</w:t>
            </w:r>
          </w:p>
        </w:tc>
        <w:tc>
          <w:tcPr>
            <w:tcW w:w="28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C500EC" w14:textId="77777777" w:rsidR="00827F00" w:rsidRPr="00B5422F" w:rsidRDefault="00000000">
            <w:pPr>
              <w:jc w:val="center"/>
              <w:rPr>
                <w:rFonts w:ascii="CMU Serif Roman" w:hAnsi="CMU Serif Roman" w:cs="CMU Serif Roman"/>
              </w:rPr>
            </w:pPr>
            <w:r>
              <w:rPr>
                <w:rFonts w:ascii="CMU Serif Roman" w:hAnsi="CMU Serif Roman" w:cs="CMU Serif Roman"/>
                <w:sz w:val="20"/>
                <w:szCs w:val="20"/>
              </w:rPr>
              <w:t>40%</w:t>
            </w:r>
          </w:p>
        </w:tc>
      </w:tr>
      <w:tr w:rsidR="00827F00" w:rsidRPr="00B5422F" w14:paraId="64CEF1F3" w14:textId="77777777" w:rsidTr="003D2804">
        <w:tc>
          <w:tcPr>
            <w:tcW w:w="6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865FB8F" w14:textId="1A19636D" w:rsidR="00827F00" w:rsidRPr="00B5422F" w:rsidRDefault="00000000">
            <w:pPr>
              <w:rPr>
                <w:rFonts w:ascii="CMU Serif Roman" w:hAnsi="CMU Serif Roman" w:cs="CMU Serif Roman"/>
              </w:rPr>
            </w:pPr>
            <w:r>
              <w:rPr>
                <w:rFonts w:ascii="CMU Serif Roman" w:hAnsi="CMU Serif Roman" w:cs="CMU Serif Roman"/>
                <w:sz w:val="20"/>
                <w:szCs w:val="20"/>
              </w:rPr>
              <w:t xml:space="preserve">Reading </w:t>
            </w:r>
            <w:r w:rsidR="00B66A44">
              <w:rPr>
                <w:rFonts w:ascii="CMU Serif Roman" w:hAnsi="CMU Serif Roman" w:cs="CMU Serif Roman"/>
                <w:sz w:val="20"/>
                <w:szCs w:val="20"/>
              </w:rPr>
              <w:t xml:space="preserve">Responses </w:t>
            </w:r>
            <w:r>
              <w:rPr>
                <w:rFonts w:ascii="CMU Serif Roman" w:hAnsi="CMU Serif Roman" w:cs="CMU Serif Roman"/>
                <w:sz w:val="20"/>
                <w:szCs w:val="20"/>
              </w:rPr>
              <w:t xml:space="preserve">(9 total) – emailed by </w:t>
            </w:r>
            <w:r>
              <w:rPr>
                <w:rFonts w:ascii="CMU Serif Roman" w:hAnsi="CMU Serif Roman" w:cs="CMU Serif Roman"/>
                <w:b/>
                <w:bCs/>
                <w:sz w:val="20"/>
                <w:szCs w:val="20"/>
              </w:rPr>
              <w:t>beginning of class</w:t>
            </w:r>
            <w:r w:rsidR="00B66A44">
              <w:rPr>
                <w:rFonts w:ascii="CMU Serif Roman" w:hAnsi="CMU Serif Roman" w:cs="CMU Serif Roman"/>
                <w:b/>
                <w:bCs/>
                <w:sz w:val="20"/>
                <w:szCs w:val="20"/>
              </w:rPr>
              <w:t>*</w:t>
            </w:r>
          </w:p>
        </w:tc>
        <w:tc>
          <w:tcPr>
            <w:tcW w:w="28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B707896" w14:textId="0BED1518" w:rsidR="00827F00" w:rsidRPr="00B5422F" w:rsidRDefault="003D2804">
            <w:pPr>
              <w:jc w:val="center"/>
              <w:rPr>
                <w:rFonts w:ascii="CMU Serif Roman" w:hAnsi="CMU Serif Roman" w:cs="CMU Serif Roman"/>
              </w:rPr>
            </w:pPr>
            <w:r>
              <w:rPr>
                <w:rFonts w:ascii="CMU Serif Roman" w:hAnsi="CMU Serif Roman" w:cs="CMU Serif Roman"/>
                <w:sz w:val="20"/>
                <w:szCs w:val="20"/>
              </w:rPr>
              <w:t>30%</w:t>
            </w:r>
          </w:p>
        </w:tc>
      </w:tr>
      <w:tr w:rsidR="00827F00" w:rsidRPr="00B5422F" w14:paraId="374A7822" w14:textId="77777777" w:rsidTr="003D2804">
        <w:tc>
          <w:tcPr>
            <w:tcW w:w="6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C988BC4" w14:textId="579E238F" w:rsidR="00827F00" w:rsidRPr="003D2804" w:rsidRDefault="008C1B55">
            <w:pPr>
              <w:rPr>
                <w:rFonts w:ascii="CMU Serif Roman" w:hAnsi="CMU Serif Roman" w:cs="CMU Serif Roman"/>
              </w:rPr>
            </w:pPr>
            <w:r>
              <w:rPr>
                <w:rFonts w:ascii="CMU Serif Roman" w:hAnsi="CMU Serif Roman" w:cs="CMU Serif Roman"/>
                <w:sz w:val="20"/>
                <w:szCs w:val="20"/>
              </w:rPr>
              <w:t xml:space="preserve">Final Exam (essay) – emailed by </w:t>
            </w:r>
            <w:r>
              <w:rPr>
                <w:rFonts w:ascii="CMU Serif Roman" w:hAnsi="CMU Serif Roman" w:cs="CMU Serif Roman"/>
                <w:b/>
                <w:bCs/>
                <w:sz w:val="20"/>
                <w:szCs w:val="20"/>
              </w:rPr>
              <w:t>April 6</w:t>
            </w:r>
          </w:p>
        </w:tc>
        <w:tc>
          <w:tcPr>
            <w:tcW w:w="28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336C5AF" w14:textId="77777777" w:rsidR="00827F00" w:rsidRPr="00B5422F" w:rsidRDefault="00000000">
            <w:pPr>
              <w:jc w:val="center"/>
              <w:rPr>
                <w:rFonts w:ascii="CMU Serif Roman" w:hAnsi="CMU Serif Roman" w:cs="CMU Serif Roman"/>
              </w:rPr>
            </w:pPr>
            <w:r>
              <w:rPr>
                <w:rFonts w:ascii="CMU Serif Roman" w:hAnsi="CMU Serif Roman" w:cs="CMU Serif Roman"/>
                <w:sz w:val="20"/>
                <w:szCs w:val="20"/>
              </w:rPr>
              <w:t>30%</w:t>
            </w:r>
          </w:p>
        </w:tc>
      </w:tr>
    </w:tbl>
    <w:p w14:paraId="3EEF749D" w14:textId="77777777" w:rsidR="00827F00" w:rsidRDefault="00827F00">
      <w:pPr>
        <w:spacing w:after="200"/>
        <w:rPr>
          <w:rFonts w:ascii="CMU Serif Roman" w:hAnsi="CMU Serif Roman" w:cs="CMU Serif Roman"/>
        </w:rPr>
      </w:pPr>
    </w:p>
    <w:p w14:paraId="1D2BD64F" w14:textId="06447CF9" w:rsidR="00B66A44" w:rsidRPr="00B66A44" w:rsidRDefault="00B66A44">
      <w:pPr>
        <w:spacing w:after="200"/>
        <w:rPr>
          <w:rFonts w:ascii="CMU Serif Roman" w:hAnsi="CMU Serif Roman" w:cs="CMU Serif Roman"/>
          <w:i/>
          <w:iCs/>
        </w:rPr>
      </w:pPr>
      <w:r w:rsidRPr="00B66A44">
        <w:rPr>
          <w:rFonts w:ascii="CMU Serif Roman" w:hAnsi="CMU Serif Roman" w:cs="CMU Serif Roman"/>
          <w:i/>
          <w:iCs/>
        </w:rPr>
        <w:t>NOTE: You will have 10 opportunities to submit reading responses. However, the lowest will be dropped (so only 9 will contribute towards your score)</w:t>
      </w:r>
    </w:p>
    <w:p w14:paraId="035970B9" w14:textId="77777777" w:rsidR="00827F00" w:rsidRPr="00B5422F" w:rsidRDefault="00000000">
      <w:pPr>
        <w:pStyle w:val="Heading2"/>
        <w:rPr>
          <w:rFonts w:ascii="CMU Serif Roman" w:hAnsi="CMU Serif Roman" w:cs="CMU Serif Roman"/>
        </w:rPr>
      </w:pPr>
      <w:r>
        <w:rPr>
          <w:rFonts w:ascii="CMU Serif Roman" w:hAnsi="CMU Serif Roman" w:cs="CMU Serif Roman"/>
          <w:sz w:val="22"/>
          <w:szCs w:val="22"/>
        </w:rPr>
        <w:t>Participation (40%)</w:t>
      </w:r>
    </w:p>
    <w:p w14:paraId="194619D7" w14:textId="02095400" w:rsidR="00827F00" w:rsidRPr="00B5422F" w:rsidRDefault="00000000">
      <w:pPr>
        <w:spacing w:after="160"/>
        <w:rPr>
          <w:rFonts w:ascii="CMU Serif Roman" w:hAnsi="CMU Serif Roman" w:cs="CMU Serif Roman"/>
        </w:rPr>
      </w:pPr>
      <w:r>
        <w:rPr>
          <w:rFonts w:ascii="CMU Serif Roman" w:hAnsi="CMU Serif Roman" w:cs="CMU Serif Roman"/>
        </w:rPr>
        <w:lastRenderedPageBreak/>
        <w:t>This is a discussion-based course, and full participation is essential to making it work. Participation means demonstrating careful reading and the ability to engage with ideas: asking questions, offering interpretations, challenging arguments, and connecting readings to cases. Either asking or answering questions counts. Students are encouraged to engage with each other’s arguments, not only with the instructor. Consistent, informed engagement across all sessions is expected.</w:t>
      </w:r>
      <w:r>
        <w:rPr>
          <w:rFonts w:ascii="CMU Serif Roman" w:hAnsi="CMU Serif Roman" w:cs="CMU Serif Roman"/>
        </w:rPr>
        <w:br/>
      </w:r>
    </w:p>
    <w:p w14:paraId="3159FC29" w14:textId="6BC293CB" w:rsidR="00827F00" w:rsidRPr="00B5422F" w:rsidRDefault="00000000">
      <w:pPr>
        <w:pStyle w:val="Heading2"/>
        <w:rPr>
          <w:rFonts w:ascii="CMU Serif Roman" w:hAnsi="CMU Serif Roman" w:cs="CMU Serif Roman"/>
        </w:rPr>
      </w:pPr>
      <w:r>
        <w:rPr>
          <w:rFonts w:ascii="CMU Serif Roman" w:hAnsi="CMU Serif Roman" w:cs="CMU Serif Roman"/>
          <w:sz w:val="22"/>
          <w:szCs w:val="22"/>
        </w:rPr>
        <w:t xml:space="preserve">Weekly Critical </w:t>
      </w:r>
      <w:r w:rsidR="00B66A44">
        <w:rPr>
          <w:rFonts w:ascii="CMU Serif Roman" w:hAnsi="CMU Serif Roman" w:cs="CMU Serif Roman"/>
          <w:sz w:val="22"/>
          <w:szCs w:val="22"/>
        </w:rPr>
        <w:t xml:space="preserve">Reading </w:t>
      </w:r>
      <w:r>
        <w:rPr>
          <w:rFonts w:ascii="CMU Serif Roman" w:hAnsi="CMU Serif Roman" w:cs="CMU Serif Roman"/>
          <w:sz w:val="22"/>
          <w:szCs w:val="22"/>
        </w:rPr>
        <w:t>Responses (</w:t>
      </w:r>
      <w:r w:rsidR="00B66A44">
        <w:rPr>
          <w:rFonts w:ascii="CMU Serif Roman" w:hAnsi="CMU Serif Roman" w:cs="CMU Serif Roman"/>
          <w:sz w:val="22"/>
          <w:szCs w:val="22"/>
        </w:rPr>
        <w:t>3</w:t>
      </w:r>
      <w:r>
        <w:rPr>
          <w:rFonts w:ascii="CMU Serif Roman" w:hAnsi="CMU Serif Roman" w:cs="CMU Serif Roman"/>
          <w:sz w:val="22"/>
          <w:szCs w:val="22"/>
        </w:rPr>
        <w:t>0%)</w:t>
      </w:r>
    </w:p>
    <w:p w14:paraId="642B8D6E" w14:textId="77777777" w:rsidR="00827F00" w:rsidRDefault="00000000">
      <w:pPr>
        <w:spacing w:after="160"/>
        <w:rPr>
          <w:rFonts w:ascii="CMU Serif Roman" w:hAnsi="CMU Serif Roman" w:cs="CMU Serif Roman"/>
        </w:rPr>
      </w:pPr>
      <w:r>
        <w:rPr>
          <w:rFonts w:ascii="CMU Serif Roman" w:hAnsi="CMU Serif Roman" w:cs="CMU Serif Roman"/>
        </w:rPr>
        <w:t>Before each session, students submit a short written response to the week’s readings (300 words maximum). These should not summarize the readings. Instead: identify one argument from the readings, state whether you find it convincing, and explain why or why not. Responses are due before class. There will be 9 response opportunities across the course; the lowest score will be dropped.</w:t>
      </w:r>
    </w:p>
    <w:p w14:paraId="384E38D8" w14:textId="77777777" w:rsidR="003D2804" w:rsidRDefault="003D2804">
      <w:pPr>
        <w:spacing w:after="160"/>
        <w:rPr>
          <w:rFonts w:ascii="CMU Serif Roman" w:hAnsi="CMU Serif Roman" w:cs="CMU Serif Roman"/>
        </w:rPr>
      </w:pPr>
    </w:p>
    <w:p w14:paraId="4D837A01" w14:textId="54AC3A03" w:rsidR="00B66A44" w:rsidRPr="00B5422F" w:rsidRDefault="00B66A44" w:rsidP="00B66A44">
      <w:pPr>
        <w:pStyle w:val="Heading2"/>
        <w:rPr>
          <w:rFonts w:ascii="CMU Serif Roman" w:hAnsi="CMU Serif Roman" w:cs="CMU Serif Roman"/>
        </w:rPr>
      </w:pPr>
      <w:r>
        <w:rPr>
          <w:rFonts w:ascii="CMU Serif Roman" w:hAnsi="CMU Serif Roman" w:cs="CMU Serif Roman"/>
          <w:sz w:val="22"/>
          <w:szCs w:val="22"/>
        </w:rPr>
        <w:t>LLM (AI) USAGE</w:t>
      </w:r>
    </w:p>
    <w:p w14:paraId="599A43C9" w14:textId="7AB8C6EF" w:rsidR="0017130B" w:rsidRPr="00B5422F" w:rsidRDefault="00B66A44">
      <w:pPr>
        <w:spacing w:after="160"/>
        <w:rPr>
          <w:rFonts w:ascii="CMU Serif Roman" w:hAnsi="CMU Serif Roman" w:cs="CMU Serif Roman"/>
        </w:rPr>
      </w:pPr>
      <w:r>
        <w:rPr>
          <w:rFonts w:ascii="CMU Serif Roman" w:hAnsi="CMU Serif Roman" w:cs="CMU Serif Roman"/>
        </w:rPr>
        <w:t xml:space="preserve">You are allowed to use LLMs (AI). Learning to use these tools is critical for your future and I strongly encourage you to experiment. However, their availability increases my expectation of your ability to engage with the material </w:t>
      </w:r>
      <w:r w:rsidRPr="00B66A44">
        <w:rPr>
          <w:rFonts w:ascii="CMU Serif Roman" w:hAnsi="CMU Serif Roman" w:cs="CMU Serif Roman"/>
          <w:i/>
          <w:iCs/>
        </w:rPr>
        <w:t>deeply</w:t>
      </w:r>
      <w:r>
        <w:rPr>
          <w:rFonts w:ascii="CMU Serif Roman" w:hAnsi="CMU Serif Roman" w:cs="CMU Serif Roman"/>
        </w:rPr>
        <w:t>. This means that, in class discussion, I will expect that you not only understand what the reading said (first layer of understanding), but will have thought about both its strengths and weaknesses (second layer of understanding). You will be expected to engage in live discussion during class to demonstrate this.</w:t>
      </w:r>
      <w:r w:rsidR="0017130B">
        <w:rPr>
          <w:rFonts w:ascii="CMU Serif Roman" w:hAnsi="CMU Serif Roman" w:cs="CMU Serif Roman"/>
        </w:rPr>
        <w:br/>
      </w:r>
      <w:r w:rsidR="0017130B">
        <w:rPr>
          <w:rFonts w:ascii="CMU Serif Roman" w:hAnsi="CMU Serif Roman" w:cs="CMU Serif Roman"/>
        </w:rPr>
        <w:br/>
        <w:t>On assessment, because of the availability of LLMs, my expectations for your ability to engage deeply are higher. I expect your weekly reflections and final exam to offer creative and critical thoughts, since you will have the opportunity to ‘discuss’ with an LLM (and, even better, your colleagues in the course). We will discuss what this looks like throughout the course, as this is a live and ‘unsolved’ topic in academia.</w:t>
      </w:r>
    </w:p>
    <w:p w14:paraId="75DD9B4F" w14:textId="77777777" w:rsidR="00827F00" w:rsidRPr="00B5422F" w:rsidRDefault="00000000">
      <w:pPr>
        <w:rPr>
          <w:rFonts w:ascii="CMU Serif Roman" w:hAnsi="CMU Serif Roman" w:cs="CMU Serif Roman"/>
        </w:rPr>
      </w:pPr>
      <w:r>
        <w:rPr>
          <w:rFonts w:ascii="CMU Serif Roman" w:hAnsi="CMU Serif Roman" w:cs="CMU Serif Roman"/>
        </w:rPr>
        <w:br w:type="page"/>
      </w:r>
    </w:p>
    <w:p w14:paraId="519C2A8C" w14:textId="17F2AADF" w:rsidR="00827F00" w:rsidRPr="00B5422F" w:rsidRDefault="00FB4426">
      <w:pPr>
        <w:pStyle w:val="Heading1"/>
        <w:rPr>
          <w:rFonts w:ascii="CMU Serif Roman" w:hAnsi="CMU Serif Roman" w:cs="CMU Serif Roman"/>
        </w:rPr>
      </w:pPr>
      <w:r>
        <w:rPr>
          <w:rFonts w:ascii="CMU Serif Roman" w:hAnsi="CMU Serif Roman" w:cs="CMU Serif Roman"/>
          <w:sz w:val="22"/>
          <w:szCs w:val="22"/>
        </w:rPr>
        <w:lastRenderedPageBreak/>
        <w:t>COURSE SCHEDULE</w:t>
      </w:r>
    </w:p>
    <w:p w14:paraId="0A049799" w14:textId="37C93346" w:rsidR="003211EF" w:rsidRPr="003211EF" w:rsidRDefault="00FB4426">
      <w:pPr>
        <w:spacing w:after="160"/>
        <w:rPr>
          <w:rFonts w:ascii="CMU Serif Roman" w:hAnsi="CMU Serif Roman" w:cs="CMU Serif Roman"/>
          <w:i/>
          <w:iCs/>
        </w:rPr>
      </w:pPr>
      <w:r>
        <w:rPr>
          <w:rFonts w:ascii="CMU Serif Roman" w:hAnsi="CMU Serif Roman" w:cs="CMU Serif Roman"/>
          <w:i/>
          <w:iCs/>
        </w:rPr>
        <w:t>The expected course schedule is below. However, I may adjust readings based on our discussion. As such, the below sequence of theories is provisional. They indicate the frameworks we expect to cover, but specific readings may change. Reading assignments and PDFs for the following Monday and Thursday will be distributed by email each Friday by 9:00 AM Myanmar time (excepting for Session 1, which is a Thursday).</w:t>
      </w:r>
    </w:p>
    <w:p w14:paraId="30D35F57" w14:textId="7AD75E70" w:rsidR="00827F00" w:rsidRPr="00B5422F" w:rsidRDefault="00000000">
      <w:pPr>
        <w:pBdr>
          <w:bottom w:val="single" w:sz="4" w:space="1" w:color="2E4057"/>
        </w:pBdr>
        <w:spacing w:before="240" w:after="160"/>
        <w:rPr>
          <w:rFonts w:ascii="CMU Serif Roman" w:hAnsi="CMU Serif Roman" w:cs="CMU Serif Roman"/>
        </w:rPr>
      </w:pPr>
      <w:r>
        <w:rPr>
          <w:rFonts w:ascii="CMU Serif Roman" w:hAnsi="CMU Serif Roman" w:cs="CMU Serif Roman"/>
          <w:b/>
          <w:bCs/>
          <w:color w:val="1A3550"/>
          <w:sz w:val="24"/>
          <w:szCs w:val="24"/>
        </w:rPr>
        <w:t>PART I: CONCEPT FOUNDATIONS</w:t>
      </w:r>
    </w:p>
    <w:p w14:paraId="37FD4793" w14:textId="77777777" w:rsidR="00827F00" w:rsidRPr="00B5422F" w:rsidRDefault="00000000">
      <w:pPr>
        <w:pStyle w:val="Heading2"/>
        <w:rPr>
          <w:rFonts w:ascii="CMU Serif Roman" w:hAnsi="CMU Serif Roman" w:cs="CMU Serif Roman"/>
        </w:rPr>
      </w:pPr>
      <w:r>
        <w:rPr>
          <w:rFonts w:ascii="CMU Serif Roman" w:hAnsi="CMU Serif Roman" w:cs="CMU Serif Roman"/>
          <w:sz w:val="22"/>
          <w:szCs w:val="22"/>
        </w:rPr>
        <w:t>Session 1: The State, Institutions, and Why Comparison Matters</w:t>
      </w:r>
    </w:p>
    <w:p w14:paraId="0AAFAA5F" w14:textId="20B5771B" w:rsidR="00827F00" w:rsidRPr="00B5422F" w:rsidRDefault="00FB4426">
      <w:pPr>
        <w:spacing w:after="160"/>
        <w:rPr>
          <w:rFonts w:ascii="CMU Serif Roman" w:hAnsi="CMU Serif Roman" w:cs="CMU Serif Roman"/>
        </w:rPr>
      </w:pPr>
      <w:r>
        <w:rPr>
          <w:rFonts w:ascii="CMU Serif Roman" w:hAnsi="CMU Serif Roman" w:cs="CMU Serif Roman"/>
        </w:rPr>
        <w:t xml:space="preserve">In </w:t>
      </w:r>
      <w:r>
        <w:rPr>
          <w:rFonts w:ascii="Garamond" w:hAnsi="Garamond"/>
          <w:sz w:val="24"/>
        </w:rPr>
        <w:t xml:space="preserve">this </w:t>
      </w:r>
      <w:r>
        <w:rPr>
          <w:rFonts w:ascii="Garamond" w:hAnsi="Garamond"/>
          <w:sz w:val="24"/>
        </w:rPr>
        <w:t>session we will introduce the field of comparative politics, the concept of the state, and the central question of why some countries are rich and others poor. We will focus on how states became capable historically and what types of institutions lead to prosperity.</w:t>
      </w:r>
    </w:p>
    <w:p w14:paraId="1027BB6F" w14:textId="088449E0" w:rsidR="00827F00" w:rsidRPr="00B5422F" w:rsidRDefault="00D419F0">
      <w:pPr>
        <w:spacing w:after="80"/>
        <w:rPr>
          <w:rFonts w:ascii="CMU Serif Roman" w:hAnsi="CMU Serif Roman" w:cs="CMU Serif Roman"/>
        </w:rPr>
      </w:pPr>
      <w:r>
        <w:rPr>
          <w:rFonts w:ascii="CMU Serif Roman" w:hAnsi="CMU Serif Roman" w:cs="CMU Serif Roman"/>
          <w:b/>
          <w:bCs/>
        </w:rPr>
        <w:t>Anticipated concepts:</w:t>
      </w:r>
    </w:p>
    <w:p w14:paraId="5F4E3849" w14:textId="77777777" w:rsidR="00827F00" w:rsidRPr="00B5422F" w:rsidRDefault="00000000">
      <w:pPr>
        <w:pStyle w:val="ListParagraph"/>
        <w:numPr>
          <w:ilvl w:val="0"/>
          <w:numId w:val="2"/>
        </w:numPr>
        <w:spacing w:after="60"/>
        <w:rPr>
          <w:rFonts w:ascii="CMU Serif Roman" w:hAnsi="CMU Serif Roman" w:cs="CMU Serif Roman"/>
        </w:rPr>
      </w:pPr>
      <w:r>
        <w:rPr>
          <w:rFonts w:ascii="CMU Serif Roman" w:hAnsi="CMU Serif Roman" w:cs="CMU Serif Roman"/>
        </w:rPr>
        <w:t>What is comparative politics and why do we compare?</w:t>
      </w:r>
    </w:p>
    <w:p w14:paraId="56D233BE" w14:textId="76BB190D" w:rsidR="00827F00" w:rsidRPr="00B5422F" w:rsidRDefault="00000000">
      <w:pPr>
        <w:pStyle w:val="ListParagraph"/>
        <w:numPr>
          <w:ilvl w:val="0"/>
          <w:numId w:val="2"/>
        </w:numPr>
        <w:spacing w:after="60"/>
        <w:rPr>
          <w:rFonts w:ascii="CMU Serif Roman" w:hAnsi="CMU Serif Roman" w:cs="CMU Serif Roman"/>
        </w:rPr>
      </w:pPr>
      <w:r>
        <w:rPr>
          <w:rFonts w:ascii="CMU Serif Roman" w:hAnsi="CMU Serif Roman" w:cs="CMU Serif Roman"/>
        </w:rPr>
        <w:t>The bellicist theory of state formation: ‘war made the state, and the state made war’</w:t>
      </w:r>
    </w:p>
    <w:p w14:paraId="5917D717" w14:textId="77777777" w:rsidR="00827F00" w:rsidRPr="00B5422F" w:rsidRDefault="00000000">
      <w:pPr>
        <w:pStyle w:val="ListParagraph"/>
        <w:numPr>
          <w:ilvl w:val="0"/>
          <w:numId w:val="2"/>
        </w:numPr>
        <w:spacing w:after="60"/>
        <w:rPr>
          <w:rFonts w:ascii="CMU Serif Roman" w:hAnsi="CMU Serif Roman" w:cs="CMU Serif Roman"/>
        </w:rPr>
      </w:pPr>
      <w:r>
        <w:rPr>
          <w:rFonts w:ascii="CMU Serif Roman" w:hAnsi="CMU Serif Roman" w:cs="CMU Serif Roman"/>
        </w:rPr>
        <w:t>Inclusive vs. extractive institutions as the key driver of prosperity and poverty</w:t>
      </w:r>
    </w:p>
    <w:p w14:paraId="521C7670" w14:textId="77777777" w:rsidR="00827F00" w:rsidRPr="00B5422F" w:rsidRDefault="00000000">
      <w:pPr>
        <w:pStyle w:val="Heading2"/>
        <w:rPr>
          <w:rFonts w:ascii="CMU Serif Roman" w:hAnsi="CMU Serif Roman" w:cs="CMU Serif Roman"/>
        </w:rPr>
      </w:pPr>
      <w:r>
        <w:rPr>
          <w:rFonts w:ascii="CMU Serif Roman" w:hAnsi="CMU Serif Roman" w:cs="CMU Serif Roman"/>
          <w:sz w:val="22"/>
          <w:szCs w:val="22"/>
        </w:rPr>
        <w:t>Session 2: Institutions, Development, and How States See</w:t>
      </w:r>
    </w:p>
    <w:p w14:paraId="28F88D6B" w14:textId="7138ED17" w:rsidR="00827F00" w:rsidRPr="00B5422F" w:rsidRDefault="00FB4426">
      <w:pPr>
        <w:spacing w:after="160"/>
        <w:rPr>
          <w:rFonts w:ascii="CMU Serif Roman" w:hAnsi="CMU Serif Roman" w:cs="CMU Serif Roman"/>
        </w:rPr>
      </w:pPr>
      <w:r>
        <w:rPr>
          <w:rFonts w:ascii="CMU Serif Roman" w:hAnsi="CMU Serif Roman" w:cs="CMU Serif Roman"/>
        </w:rPr>
        <w:t>One of the main questions of this course is what it means to ‘develop’ a strong state. In this session we explore a genuinely unsolved tension between the need to develop state-capacity, and the dangers and pitfalls of human schemes to do this.</w:t>
      </w:r>
    </w:p>
    <w:p w14:paraId="62560D79" w14:textId="2CA80168" w:rsidR="00827F00" w:rsidRPr="00B5422F" w:rsidRDefault="00D419F0">
      <w:pPr>
        <w:spacing w:after="80"/>
        <w:rPr>
          <w:rFonts w:ascii="CMU Serif Roman" w:hAnsi="CMU Serif Roman" w:cs="CMU Serif Roman"/>
        </w:rPr>
      </w:pPr>
      <w:r>
        <w:rPr>
          <w:rFonts w:ascii="CMU Serif Roman" w:hAnsi="CMU Serif Roman" w:cs="CMU Serif Roman"/>
          <w:b/>
          <w:bCs/>
        </w:rPr>
        <w:t>Anticipated concepts:</w:t>
      </w:r>
    </w:p>
    <w:p w14:paraId="1A4FBF5D" w14:textId="77777777" w:rsidR="00827F00" w:rsidRPr="00B5422F" w:rsidRDefault="00000000">
      <w:pPr>
        <w:pStyle w:val="ListParagraph"/>
        <w:numPr>
          <w:ilvl w:val="0"/>
          <w:numId w:val="2"/>
        </w:numPr>
        <w:spacing w:after="60"/>
        <w:rPr>
          <w:rFonts w:ascii="CMU Serif Roman" w:hAnsi="CMU Serif Roman" w:cs="CMU Serif Roman"/>
        </w:rPr>
      </w:pPr>
      <w:r>
        <w:rPr>
          <w:rFonts w:ascii="CMU Serif Roman" w:hAnsi="CMU Serif Roman" w:cs="CMU Serif Roman"/>
        </w:rPr>
        <w:t>The imperative of state-building: without capacity, neither democracy nor markets function</w:t>
      </w:r>
    </w:p>
    <w:p w14:paraId="006D158D" w14:textId="77777777" w:rsidR="00827F00" w:rsidRPr="00B5422F" w:rsidRDefault="00000000">
      <w:pPr>
        <w:pStyle w:val="ListParagraph"/>
        <w:numPr>
          <w:ilvl w:val="0"/>
          <w:numId w:val="2"/>
        </w:numPr>
        <w:spacing w:after="60"/>
        <w:rPr>
          <w:rFonts w:ascii="CMU Serif Roman" w:hAnsi="CMU Serif Roman" w:cs="CMU Serif Roman"/>
        </w:rPr>
      </w:pPr>
      <w:r>
        <w:rPr>
          <w:rFonts w:ascii="CMU Serif Roman" w:hAnsi="CMU Serif Roman" w:cs="CMU Serif Roman"/>
        </w:rPr>
        <w:t>Legibility, high modernism, and the dangers of state simplification</w:t>
      </w:r>
    </w:p>
    <w:p w14:paraId="73E06FA0" w14:textId="77777777" w:rsidR="00827F00" w:rsidRPr="00B5422F" w:rsidRDefault="00000000">
      <w:pPr>
        <w:pStyle w:val="ListParagraph"/>
        <w:numPr>
          <w:ilvl w:val="0"/>
          <w:numId w:val="2"/>
        </w:numPr>
        <w:spacing w:after="200"/>
        <w:rPr>
          <w:rFonts w:ascii="CMU Serif Roman" w:hAnsi="CMU Serif Roman" w:cs="CMU Serif Roman"/>
        </w:rPr>
      </w:pPr>
      <w:r>
        <w:rPr>
          <w:rFonts w:ascii="CMU Serif Roman" w:hAnsi="CMU Serif Roman" w:cs="CMU Serif Roman"/>
        </w:rPr>
        <w:t>Isomorphic mimicry: states that adopt the appearance of capacity without the substance</w:t>
      </w:r>
    </w:p>
    <w:p w14:paraId="0427502E" w14:textId="77777777" w:rsidR="00827F00" w:rsidRPr="00B5422F" w:rsidRDefault="00000000">
      <w:pPr>
        <w:pStyle w:val="Heading2"/>
        <w:rPr>
          <w:rFonts w:ascii="CMU Serif Roman" w:hAnsi="CMU Serif Roman" w:cs="CMU Serif Roman"/>
        </w:rPr>
      </w:pPr>
      <w:r>
        <w:rPr>
          <w:rFonts w:ascii="CMU Serif Roman" w:hAnsi="CMU Serif Roman" w:cs="CMU Serif Roman"/>
          <w:sz w:val="22"/>
          <w:szCs w:val="22"/>
        </w:rPr>
        <w:t>Session 3: Collective Action and Public Goods</w:t>
      </w:r>
    </w:p>
    <w:p w14:paraId="733BA7BC" w14:textId="203D5DCD" w:rsidR="00827F00" w:rsidRPr="00B5422F" w:rsidRDefault="006E1986">
      <w:pPr>
        <w:spacing w:after="160"/>
        <w:rPr>
          <w:rFonts w:ascii="CMU Serif Roman" w:hAnsi="CMU Serif Roman" w:cs="CMU Serif Roman"/>
        </w:rPr>
      </w:pPr>
      <w:r>
        <w:rPr>
          <w:rFonts w:ascii="CMU Serif Roman" w:hAnsi="CMU Serif Roman" w:cs="CMU Serif Roman"/>
        </w:rPr>
        <w:t xml:space="preserve">A recurring question in politics is why we need political governance at all versus markets or </w:t>
      </w:r>
      <w:r>
        <w:rPr>
          <w:rFonts w:ascii="Garamond" w:hAnsi="Garamond"/>
          <w:sz w:val="24"/>
        </w:rPr>
        <w:t>incentives</w:t>
      </w:r>
      <w:r>
        <w:rPr>
          <w:rFonts w:ascii="Garamond" w:hAnsi="Garamond"/>
          <w:sz w:val="24"/>
        </w:rPr>
        <w:t xml:space="preserve"> alone. Producing and protecting public goods is the most common (though not the only) answer. This session introduces collective action and public goods as pivotal concepts in comparative politics. We examine rule </w:t>
      </w:r>
      <w:r>
        <w:rPr>
          <w:rFonts w:ascii="Garamond" w:hAnsi="Garamond"/>
          <w:sz w:val="24"/>
        </w:rPr>
        <w:t>of</w:t>
      </w:r>
      <w:r>
        <w:rPr>
          <w:rFonts w:ascii="Garamond" w:hAnsi="Garamond"/>
          <w:sz w:val="24"/>
        </w:rPr>
        <w:t xml:space="preserve"> law and control of violence as the foundation of states and governments. These frameworks recur throughout the rest of the course, in explaining revolutions, ethnic conflict, institutional design, and political violence. </w:t>
      </w:r>
      <w:r>
        <w:rPr>
          <w:rFonts w:ascii="Garamond" w:hAnsi="Garamond"/>
          <w:sz w:val="24"/>
        </w:rPr>
        <w:br/>
      </w:r>
      <w:r>
        <w:rPr>
          <w:rFonts w:ascii="CMU Serif Roman" w:hAnsi="CMU Serif Roman" w:cs="CMU Serif Roman"/>
          <w:i/>
          <w:iCs/>
        </w:rPr>
        <w:t xml:space="preserve">NOTE: this session is one of the more theoretically demanding </w:t>
      </w:r>
      <w:r>
        <w:rPr>
          <w:rFonts w:ascii="Garamond" w:hAnsi="Garamond"/>
          <w:i/>
          <w:sz w:val="24"/>
        </w:rPr>
        <w:t>sessions</w:t>
      </w:r>
      <w:r>
        <w:rPr>
          <w:rFonts w:ascii="Garamond" w:hAnsi="Garamond"/>
          <w:i/>
          <w:sz w:val="24"/>
        </w:rPr>
        <w:t xml:space="preserve"> in the course. Please plan for slightly more reading time.</w:t>
      </w:r>
      <w:r>
        <w:rPr>
          <w:rFonts w:ascii="CMU Serif Roman" w:hAnsi="CMU Serif Roman" w:cs="CMU Serif Roman"/>
        </w:rPr>
        <w:t xml:space="preserve"> </w:t>
      </w:r>
    </w:p>
    <w:p w14:paraId="529ECBE2" w14:textId="04BE1FC2" w:rsidR="00827F00" w:rsidRPr="00B5422F" w:rsidRDefault="00D419F0">
      <w:pPr>
        <w:spacing w:after="80"/>
        <w:rPr>
          <w:rFonts w:ascii="CMU Serif Roman" w:hAnsi="CMU Serif Roman" w:cs="CMU Serif Roman"/>
        </w:rPr>
      </w:pPr>
      <w:r>
        <w:rPr>
          <w:rFonts w:ascii="CMU Serif Roman" w:hAnsi="CMU Serif Roman" w:cs="CMU Serif Roman"/>
          <w:b/>
          <w:bCs/>
        </w:rPr>
        <w:t>Anticipated concepts:</w:t>
      </w:r>
    </w:p>
    <w:p w14:paraId="31008F38" w14:textId="77777777" w:rsidR="00827F00" w:rsidRPr="00B5422F" w:rsidRDefault="00000000">
      <w:pPr>
        <w:pStyle w:val="ListParagraph"/>
        <w:numPr>
          <w:ilvl w:val="0"/>
          <w:numId w:val="2"/>
        </w:numPr>
        <w:spacing w:after="60"/>
        <w:rPr>
          <w:rFonts w:ascii="CMU Serif Roman" w:hAnsi="CMU Serif Roman" w:cs="CMU Serif Roman"/>
        </w:rPr>
      </w:pPr>
      <w:r>
        <w:rPr>
          <w:rFonts w:ascii="CMU Serif Roman" w:hAnsi="CMU Serif Roman" w:cs="CMU Serif Roman"/>
        </w:rPr>
        <w:t>The collective action problem and the free-rider problem</w:t>
      </w:r>
    </w:p>
    <w:p w14:paraId="7D832351" w14:textId="77777777" w:rsidR="00827F00" w:rsidRPr="00B5422F" w:rsidRDefault="00000000">
      <w:pPr>
        <w:pStyle w:val="ListParagraph"/>
        <w:numPr>
          <w:ilvl w:val="0"/>
          <w:numId w:val="2"/>
        </w:numPr>
        <w:spacing w:after="60"/>
        <w:rPr>
          <w:rFonts w:ascii="CMU Serif Roman" w:hAnsi="CMU Serif Roman" w:cs="CMU Serif Roman"/>
        </w:rPr>
      </w:pPr>
      <w:r>
        <w:rPr>
          <w:rFonts w:ascii="CMU Serif Roman" w:hAnsi="CMU Serif Roman" w:cs="CMU Serif Roman"/>
        </w:rPr>
        <w:lastRenderedPageBreak/>
        <w:t>The stationary bandit: why dictators provide public goods, and why they might allow democracy</w:t>
      </w:r>
    </w:p>
    <w:p w14:paraId="2AEEE1AC" w14:textId="77777777" w:rsidR="00827F00" w:rsidRDefault="00000000">
      <w:pPr>
        <w:pStyle w:val="ListParagraph"/>
        <w:numPr>
          <w:ilvl w:val="0"/>
          <w:numId w:val="2"/>
        </w:numPr>
        <w:spacing w:after="200"/>
        <w:rPr>
          <w:rFonts w:ascii="CMU Serif Roman" w:hAnsi="CMU Serif Roman" w:cs="CMU Serif Roman"/>
        </w:rPr>
      </w:pPr>
      <w:r>
        <w:rPr>
          <w:rFonts w:ascii="CMU Serif Roman" w:hAnsi="CMU Serif Roman" w:cs="CMU Serif Roman"/>
        </w:rPr>
        <w:t>The median voter theorem and the paradox of voting</w:t>
      </w:r>
    </w:p>
    <w:p w14:paraId="6C394336" w14:textId="77777777" w:rsidR="003211EF" w:rsidRPr="003211EF" w:rsidRDefault="003211EF" w:rsidP="003211EF">
      <w:pPr>
        <w:spacing w:after="200"/>
        <w:rPr>
          <w:rFonts w:ascii="CMU Serif Roman" w:hAnsi="CMU Serif Roman" w:cs="CMU Serif Roman"/>
        </w:rPr>
      </w:pPr>
    </w:p>
    <w:p w14:paraId="29545815" w14:textId="77777777" w:rsidR="00827F00" w:rsidRPr="00B5422F" w:rsidRDefault="00000000">
      <w:pPr>
        <w:pBdr>
          <w:bottom w:val="single" w:sz="4" w:space="1" w:color="2E4057"/>
        </w:pBdr>
        <w:spacing w:before="240" w:after="160"/>
        <w:rPr>
          <w:rFonts w:ascii="CMU Serif Roman" w:hAnsi="CMU Serif Roman" w:cs="CMU Serif Roman"/>
        </w:rPr>
      </w:pPr>
      <w:r>
        <w:rPr>
          <w:rFonts w:ascii="CMU Serif Roman" w:hAnsi="CMU Serif Roman" w:cs="CMU Serif Roman"/>
          <w:b/>
          <w:bCs/>
          <w:color w:val="1A3550"/>
          <w:sz w:val="24"/>
          <w:szCs w:val="24"/>
        </w:rPr>
        <w:t>PART II: REGIMES AND REGIME CHANGE</w:t>
      </w:r>
    </w:p>
    <w:p w14:paraId="23C3D3E1" w14:textId="77777777" w:rsidR="00827F00" w:rsidRPr="00B5422F" w:rsidRDefault="00000000">
      <w:pPr>
        <w:pStyle w:val="Heading2"/>
        <w:rPr>
          <w:rFonts w:ascii="CMU Serif Roman" w:hAnsi="CMU Serif Roman" w:cs="CMU Serif Roman"/>
        </w:rPr>
      </w:pPr>
      <w:r>
        <w:rPr>
          <w:rFonts w:ascii="CMU Serif Roman" w:hAnsi="CMU Serif Roman" w:cs="CMU Serif Roman"/>
          <w:sz w:val="22"/>
          <w:szCs w:val="22"/>
        </w:rPr>
        <w:t>Session 4: Democracy and Authoritarianism</w:t>
      </w:r>
    </w:p>
    <w:p w14:paraId="2AA425B2" w14:textId="7D7D02E3" w:rsidR="00827F00" w:rsidRPr="00B5422F" w:rsidRDefault="00A82305">
      <w:pPr>
        <w:spacing w:after="160"/>
        <w:rPr>
          <w:rFonts w:ascii="CMU Serif Roman" w:hAnsi="CMU Serif Roman" w:cs="CMU Serif Roman"/>
        </w:rPr>
      </w:pPr>
      <w:r>
        <w:rPr>
          <w:rFonts w:ascii="CMU Serif Roman" w:hAnsi="CMU Serif Roman" w:cs="CMU Serif Roman"/>
        </w:rPr>
        <w:t xml:space="preserve">Democracy and authoritarianism are viewed as intuitive concepts. However, </w:t>
      </w:r>
      <w:ins w:id="0" w:author="Claude" w:date="2026-03-01T00:00:00Z">
        <w:r>
          <w:rPr>
            <w:rFonts w:ascii="Garamond" w:hAnsi="Garamond"/>
            <w:sz w:val="24"/>
          </w:rPr>
          <w:t xml:space="preserve">as </w:t>
        </w:r>
      </w:ins>
      <w:r>
        <w:rPr>
          <w:rFonts w:ascii="Garamond" w:hAnsi="Garamond"/>
          <w:sz w:val="24"/>
        </w:rPr>
        <w:t xml:space="preserve">we will see, defining and operationalizing these terms is a major challenge. This session introduces major frameworks for defining and classifying political regimes. </w:t>
      </w:r>
    </w:p>
    <w:p w14:paraId="7646F806" w14:textId="591B87D0" w:rsidR="00827F00" w:rsidRPr="00B5422F" w:rsidRDefault="00D419F0">
      <w:pPr>
        <w:spacing w:after="80"/>
        <w:rPr>
          <w:rFonts w:ascii="CMU Serif Roman" w:hAnsi="CMU Serif Roman" w:cs="CMU Serif Roman"/>
        </w:rPr>
      </w:pPr>
      <w:r>
        <w:rPr>
          <w:rFonts w:ascii="CMU Serif Roman" w:hAnsi="CMU Serif Roman" w:cs="CMU Serif Roman"/>
          <w:b/>
          <w:bCs/>
        </w:rPr>
        <w:t>Anticipated concepts:</w:t>
      </w:r>
    </w:p>
    <w:p w14:paraId="1BA600A2" w14:textId="6E25400F" w:rsidR="00827F00" w:rsidRPr="00B5422F" w:rsidRDefault="00000000">
      <w:pPr>
        <w:pStyle w:val="ListParagraph"/>
        <w:numPr>
          <w:ilvl w:val="0"/>
          <w:numId w:val="2"/>
        </w:numPr>
        <w:spacing w:after="60"/>
        <w:rPr>
          <w:rFonts w:ascii="CMU Serif Roman" w:hAnsi="CMU Serif Roman" w:cs="CMU Serif Roman"/>
        </w:rPr>
      </w:pPr>
      <w:r>
        <w:rPr>
          <w:rFonts w:ascii="CMU Serif Roman" w:hAnsi="CMU Serif Roman" w:cs="CMU Serif Roman"/>
        </w:rPr>
        <w:t>Polyarchy: democracy as participation plus contestation</w:t>
      </w:r>
    </w:p>
    <w:p w14:paraId="4A730378" w14:textId="51CB95BF" w:rsidR="00827F00" w:rsidRPr="00B5422F" w:rsidRDefault="00000000">
      <w:pPr>
        <w:pStyle w:val="ListParagraph"/>
        <w:numPr>
          <w:ilvl w:val="0"/>
          <w:numId w:val="2"/>
        </w:numPr>
        <w:spacing w:after="60"/>
        <w:rPr>
          <w:rFonts w:ascii="CMU Serif Roman" w:hAnsi="CMU Serif Roman" w:cs="CMU Serif Roman"/>
        </w:rPr>
      </w:pPr>
      <w:r>
        <w:rPr>
          <w:rFonts w:ascii="CMU Serif Roman" w:hAnsi="CMU Serif Roman" w:cs="CMU Serif Roman"/>
        </w:rPr>
        <w:t xml:space="preserve">What democracy is and is not (classification challenges) </w:t>
      </w:r>
    </w:p>
    <w:p w14:paraId="3E83187A" w14:textId="7A2FEC59" w:rsidR="006E1986" w:rsidRPr="006E1986" w:rsidRDefault="00000000" w:rsidP="006E1986">
      <w:pPr>
        <w:pStyle w:val="ListParagraph"/>
        <w:numPr>
          <w:ilvl w:val="0"/>
          <w:numId w:val="2"/>
        </w:numPr>
        <w:spacing w:after="200"/>
        <w:rPr>
          <w:rFonts w:ascii="CMU Serif Roman" w:hAnsi="CMU Serif Roman" w:cs="CMU Serif Roman"/>
        </w:rPr>
      </w:pPr>
      <w:r>
        <w:rPr>
          <w:rFonts w:ascii="CMU Serif Roman" w:hAnsi="CMU Serif Roman" w:cs="CMU Serif Roman"/>
        </w:rPr>
        <w:t>Types of authoritarianism: military, single-party, personalist</w:t>
      </w:r>
    </w:p>
    <w:p w14:paraId="2325937D" w14:textId="77777777" w:rsidR="00827F00" w:rsidRPr="00B5422F" w:rsidRDefault="00000000">
      <w:pPr>
        <w:pStyle w:val="Heading2"/>
        <w:rPr>
          <w:rFonts w:ascii="CMU Serif Roman" w:hAnsi="CMU Serif Roman" w:cs="CMU Serif Roman"/>
        </w:rPr>
      </w:pPr>
      <w:r>
        <w:rPr>
          <w:rFonts w:ascii="CMU Serif Roman" w:hAnsi="CMU Serif Roman" w:cs="CMU Serif Roman"/>
          <w:sz w:val="22"/>
          <w:szCs w:val="22"/>
        </w:rPr>
        <w:t>Session 5: Regime Change, Revolution, and Backsliding</w:t>
      </w:r>
    </w:p>
    <w:p w14:paraId="7397F7FA" w14:textId="267AC24D" w:rsidR="00827F00" w:rsidRPr="00A82305" w:rsidRDefault="00A82305">
      <w:pPr>
        <w:spacing w:after="160"/>
        <w:rPr>
          <w:rFonts w:ascii="CMU Serif Roman" w:hAnsi="CMU Serif Roman" w:cs="CMU Serif Roman"/>
        </w:rPr>
      </w:pPr>
      <w:r>
        <w:rPr>
          <w:rFonts w:ascii="CMU Serif Roman" w:hAnsi="CMU Serif Roman" w:cs="CMU Serif Roman"/>
        </w:rPr>
        <w:t xml:space="preserve">How do states </w:t>
      </w:r>
      <w:r>
        <w:rPr>
          <w:rFonts w:ascii="CMU Serif Roman" w:hAnsi="CMU Serif Roman" w:cs="CMU Serif Roman"/>
          <w:i/>
          <w:iCs/>
        </w:rPr>
        <w:t>get</w:t>
      </w:r>
      <w:r>
        <w:rPr>
          <w:rFonts w:ascii="CMU Serif Roman" w:hAnsi="CMU Serif Roman" w:cs="CMU Serif Roman"/>
        </w:rPr>
        <w:t xml:space="preserve"> and </w:t>
      </w:r>
      <w:r>
        <w:rPr>
          <w:rFonts w:ascii="CMU Serif Roman" w:hAnsi="CMU Serif Roman" w:cs="CMU Serif Roman"/>
          <w:i/>
          <w:iCs/>
        </w:rPr>
        <w:t>keep</w:t>
      </w:r>
      <w:r>
        <w:rPr>
          <w:rFonts w:ascii="CMU Serif Roman" w:hAnsi="CMU Serif Roman" w:cs="CMU Serif Roman"/>
        </w:rPr>
        <w:t xml:space="preserve"> democracy? This session explores two accounts of democratization: modernization theory and transitions, which can broadly be categorized as democratization from within (endogenous) and democratization from without (exogenous). We discuss why democratization has slowed, perhaps even stalled or reversed, in recent decades.</w:t>
      </w:r>
    </w:p>
    <w:p w14:paraId="28111C4C" w14:textId="08AF4819" w:rsidR="00827F00" w:rsidRPr="00B5422F" w:rsidRDefault="00D419F0">
      <w:pPr>
        <w:spacing w:after="80"/>
        <w:rPr>
          <w:rFonts w:ascii="CMU Serif Roman" w:hAnsi="CMU Serif Roman" w:cs="CMU Serif Roman"/>
        </w:rPr>
      </w:pPr>
      <w:r>
        <w:rPr>
          <w:rFonts w:ascii="CMU Serif Roman" w:hAnsi="CMU Serif Roman" w:cs="CMU Serif Roman"/>
          <w:b/>
          <w:bCs/>
        </w:rPr>
        <w:t>Anticipated concepts:</w:t>
      </w:r>
    </w:p>
    <w:p w14:paraId="3377476F" w14:textId="083E52F8" w:rsidR="00827F00" w:rsidRPr="00B5422F" w:rsidRDefault="00A82305">
      <w:pPr>
        <w:pStyle w:val="ListParagraph"/>
        <w:numPr>
          <w:ilvl w:val="0"/>
          <w:numId w:val="2"/>
        </w:numPr>
        <w:spacing w:after="60"/>
        <w:rPr>
          <w:rFonts w:ascii="CMU Serif Roman" w:hAnsi="CMU Serif Roman" w:cs="CMU Serif Roman"/>
        </w:rPr>
      </w:pPr>
      <w:r>
        <w:rPr>
          <w:rFonts w:ascii="CMU Serif Roman" w:hAnsi="CMU Serif Roman" w:cs="CMU Serif Roman"/>
        </w:rPr>
        <w:t>The causal relationship between democracy and economic development</w:t>
      </w:r>
    </w:p>
    <w:p w14:paraId="01FC2D2B" w14:textId="5F69A30C" w:rsidR="00827F00" w:rsidRPr="00B5422F" w:rsidRDefault="00A82305">
      <w:pPr>
        <w:pStyle w:val="ListParagraph"/>
        <w:numPr>
          <w:ilvl w:val="0"/>
          <w:numId w:val="2"/>
        </w:numPr>
        <w:spacing w:after="60"/>
        <w:rPr>
          <w:rFonts w:ascii="CMU Serif Roman" w:hAnsi="CMU Serif Roman" w:cs="CMU Serif Roman"/>
        </w:rPr>
      </w:pPr>
      <w:r>
        <w:rPr>
          <w:rFonts w:ascii="CMU Serif Roman" w:hAnsi="CMU Serif Roman" w:cs="CMU Serif Roman"/>
        </w:rPr>
        <w:t>The ‘transition paradigm’: pluralism and dominant-power politics</w:t>
      </w:r>
    </w:p>
    <w:p w14:paraId="425D74CE" w14:textId="72A0E2D1" w:rsidR="00827F00" w:rsidRPr="00B5422F" w:rsidRDefault="00000000">
      <w:pPr>
        <w:pStyle w:val="ListParagraph"/>
        <w:numPr>
          <w:ilvl w:val="0"/>
          <w:numId w:val="2"/>
        </w:numPr>
        <w:spacing w:after="200"/>
        <w:rPr>
          <w:rFonts w:ascii="CMU Serif Roman" w:hAnsi="CMU Serif Roman" w:cs="CMU Serif Roman"/>
        </w:rPr>
      </w:pPr>
      <w:r>
        <w:rPr>
          <w:rFonts w:ascii="CMU Serif Roman" w:hAnsi="CMU Serif Roman" w:cs="CMU Serif Roman"/>
        </w:rPr>
        <w:t>Democratic backsliding</w:t>
      </w:r>
    </w:p>
    <w:p w14:paraId="1656E6CC" w14:textId="77777777" w:rsidR="00827F00" w:rsidRPr="00B5422F" w:rsidRDefault="00000000">
      <w:pPr>
        <w:pStyle w:val="Heading2"/>
        <w:rPr>
          <w:rFonts w:ascii="CMU Serif Roman" w:hAnsi="CMU Serif Roman" w:cs="CMU Serif Roman"/>
        </w:rPr>
      </w:pPr>
      <w:r>
        <w:rPr>
          <w:rFonts w:ascii="CMU Serif Roman" w:hAnsi="CMU Serif Roman" w:cs="CMU Serif Roman"/>
          <w:sz w:val="22"/>
          <w:szCs w:val="22"/>
        </w:rPr>
        <w:t>Session 6: Ethnicity and Nationalism</w:t>
      </w:r>
    </w:p>
    <w:p w14:paraId="1EE0D011" w14:textId="79FAC3CD" w:rsidR="00827F00" w:rsidRPr="00B5422F" w:rsidRDefault="00A82305">
      <w:pPr>
        <w:spacing w:after="160"/>
        <w:rPr>
          <w:rFonts w:ascii="CMU Serif Roman" w:hAnsi="CMU Serif Roman" w:cs="CMU Serif Roman"/>
        </w:rPr>
      </w:pPr>
      <w:r>
        <w:rPr>
          <w:rFonts w:ascii="CMU Serif Roman" w:hAnsi="CMU Serif Roman" w:cs="CMU Serif Roman"/>
        </w:rPr>
        <w:t xml:space="preserve">What are the effects of diversity on state development? And how can we understand the distinction between a state, a nation, and a </w:t>
      </w:r>
      <w:r>
        <w:rPr>
          <w:rFonts w:ascii="CMU Serif Roman" w:hAnsi="CMU Serif Roman" w:cs="CMU Serif Roman"/>
          <w:i/>
          <w:iCs/>
        </w:rPr>
        <w:t>nation-state</w:t>
      </w:r>
      <w:r>
        <w:rPr>
          <w:rFonts w:ascii="CMU Serif Roman" w:hAnsi="CMU Serif Roman" w:cs="CMU Serif Roman"/>
        </w:rPr>
        <w:t>? How is identity constructed, and is conflict inevitable in diverse societies? The implications of this session are fundamental for Myanmar.</w:t>
      </w:r>
    </w:p>
    <w:p w14:paraId="319AD93E" w14:textId="527055E3" w:rsidR="00827F00" w:rsidRPr="00B5422F" w:rsidRDefault="00D419F0">
      <w:pPr>
        <w:spacing w:after="80"/>
        <w:rPr>
          <w:rFonts w:ascii="CMU Serif Roman" w:hAnsi="CMU Serif Roman" w:cs="CMU Serif Roman"/>
        </w:rPr>
      </w:pPr>
      <w:r>
        <w:rPr>
          <w:rFonts w:ascii="CMU Serif Roman" w:hAnsi="CMU Serif Roman" w:cs="CMU Serif Roman"/>
          <w:b/>
          <w:bCs/>
        </w:rPr>
        <w:t>Anticipated concepts:</w:t>
      </w:r>
    </w:p>
    <w:p w14:paraId="1C8CFACA" w14:textId="77777777" w:rsidR="00827F00" w:rsidRPr="00B5422F" w:rsidRDefault="00000000">
      <w:pPr>
        <w:pStyle w:val="ListParagraph"/>
        <w:numPr>
          <w:ilvl w:val="0"/>
          <w:numId w:val="2"/>
        </w:numPr>
        <w:spacing w:after="60"/>
        <w:rPr>
          <w:rFonts w:ascii="CMU Serif Roman" w:hAnsi="CMU Serif Roman" w:cs="CMU Serif Roman"/>
        </w:rPr>
      </w:pPr>
      <w:r>
        <w:rPr>
          <w:rFonts w:ascii="CMU Serif Roman" w:hAnsi="CMU Serif Roman" w:cs="CMU Serif Roman"/>
        </w:rPr>
        <w:t>Nations as imagined communities</w:t>
      </w:r>
    </w:p>
    <w:p w14:paraId="677DD3FF" w14:textId="243678C0" w:rsidR="00827F00" w:rsidRPr="00B5422F" w:rsidRDefault="00000000">
      <w:pPr>
        <w:pStyle w:val="ListParagraph"/>
        <w:numPr>
          <w:ilvl w:val="0"/>
          <w:numId w:val="2"/>
        </w:numPr>
        <w:spacing w:after="60"/>
        <w:rPr>
          <w:rFonts w:ascii="CMU Serif Roman" w:hAnsi="CMU Serif Roman" w:cs="CMU Serif Roman"/>
        </w:rPr>
      </w:pPr>
      <w:r>
        <w:rPr>
          <w:rFonts w:ascii="CMU Serif Roman" w:hAnsi="CMU Serif Roman" w:cs="CMU Serif Roman"/>
        </w:rPr>
        <w:t xml:space="preserve">Ethnic identity as constructed </w:t>
      </w:r>
    </w:p>
    <w:p w14:paraId="613ADBD0" w14:textId="6AD52788" w:rsidR="00827F00" w:rsidRDefault="00000000">
      <w:pPr>
        <w:pStyle w:val="ListParagraph"/>
        <w:numPr>
          <w:ilvl w:val="0"/>
          <w:numId w:val="2"/>
        </w:numPr>
        <w:spacing w:after="200"/>
        <w:rPr>
          <w:rFonts w:ascii="CMU Serif Roman" w:hAnsi="CMU Serif Roman" w:cs="CMU Serif Roman"/>
        </w:rPr>
      </w:pPr>
      <w:r>
        <w:rPr>
          <w:rFonts w:ascii="CMU Serif Roman" w:hAnsi="CMU Serif Roman" w:cs="CMU Serif Roman"/>
        </w:rPr>
        <w:t>Why ethnic diversity undermines public goods provision</w:t>
      </w:r>
    </w:p>
    <w:p w14:paraId="4349DFEA" w14:textId="77777777" w:rsidR="003211EF" w:rsidRPr="003211EF" w:rsidRDefault="003211EF" w:rsidP="003211EF">
      <w:pPr>
        <w:spacing w:after="200"/>
        <w:rPr>
          <w:rFonts w:ascii="CMU Serif Roman" w:hAnsi="CMU Serif Roman" w:cs="CMU Serif Roman"/>
        </w:rPr>
      </w:pPr>
    </w:p>
    <w:p w14:paraId="2A0FB645" w14:textId="77777777" w:rsidR="00827F00" w:rsidRPr="00B5422F" w:rsidRDefault="00000000">
      <w:pPr>
        <w:pBdr>
          <w:bottom w:val="single" w:sz="4" w:space="1" w:color="2E4057"/>
        </w:pBdr>
        <w:spacing w:before="240" w:after="160"/>
        <w:rPr>
          <w:rFonts w:ascii="CMU Serif Roman" w:hAnsi="CMU Serif Roman" w:cs="CMU Serif Roman"/>
        </w:rPr>
      </w:pPr>
      <w:r>
        <w:rPr>
          <w:rFonts w:ascii="CMU Serif Roman" w:hAnsi="CMU Serif Roman" w:cs="CMU Serif Roman"/>
          <w:b/>
          <w:bCs/>
          <w:color w:val="1A3550"/>
          <w:sz w:val="24"/>
          <w:szCs w:val="24"/>
        </w:rPr>
        <w:t>PART III: INSTITUTIONS AND CONFLICT</w:t>
      </w:r>
    </w:p>
    <w:p w14:paraId="37D04AA3" w14:textId="77777777" w:rsidR="00827F00" w:rsidRPr="00B5422F" w:rsidRDefault="00000000">
      <w:pPr>
        <w:pStyle w:val="Heading2"/>
        <w:rPr>
          <w:rFonts w:ascii="CMU Serif Roman" w:hAnsi="CMU Serif Roman" w:cs="CMU Serif Roman"/>
        </w:rPr>
      </w:pPr>
      <w:r>
        <w:rPr>
          <w:rFonts w:ascii="CMU Serif Roman" w:hAnsi="CMU Serif Roman" w:cs="CMU Serif Roman"/>
          <w:sz w:val="22"/>
          <w:szCs w:val="22"/>
        </w:rPr>
        <w:lastRenderedPageBreak/>
        <w:t>Session 7: Institutional Design</w:t>
      </w:r>
    </w:p>
    <w:p w14:paraId="4CCC1353" w14:textId="2FE68852" w:rsidR="00827F00" w:rsidRPr="00B5422F" w:rsidRDefault="003211EF">
      <w:pPr>
        <w:spacing w:after="160"/>
        <w:rPr>
          <w:rFonts w:ascii="CMU Serif Roman" w:hAnsi="CMU Serif Roman" w:cs="CMU Serif Roman"/>
        </w:rPr>
      </w:pPr>
      <w:r>
        <w:rPr>
          <w:rFonts w:ascii="CMU Serif Roman" w:hAnsi="CMU Serif Roman" w:cs="CMU Serif Roman"/>
        </w:rPr>
        <w:t>Political institutions are the ‘rules of the game’, which shape the accumulation and use of power in society. This session covers core design choices facing any political system. Should power be concentrated or shared? What electoral system should a country use? Does it matter whether representatives “look like” the people they represent?</w:t>
      </w:r>
    </w:p>
    <w:p w14:paraId="4C0E3543" w14:textId="0717A1B5" w:rsidR="00827F00" w:rsidRPr="00B5422F" w:rsidRDefault="00D419F0">
      <w:pPr>
        <w:spacing w:after="80"/>
        <w:rPr>
          <w:rFonts w:ascii="CMU Serif Roman" w:hAnsi="CMU Serif Roman" w:cs="CMU Serif Roman"/>
        </w:rPr>
      </w:pPr>
      <w:r>
        <w:rPr>
          <w:rFonts w:ascii="CMU Serif Roman" w:hAnsi="CMU Serif Roman" w:cs="CMU Serif Roman"/>
          <w:b/>
          <w:bCs/>
        </w:rPr>
        <w:t>Anticipated concepts:</w:t>
      </w:r>
    </w:p>
    <w:p w14:paraId="581E2A93" w14:textId="77777777" w:rsidR="00827F00" w:rsidRPr="00B5422F" w:rsidRDefault="00000000">
      <w:pPr>
        <w:pStyle w:val="ListParagraph"/>
        <w:numPr>
          <w:ilvl w:val="0"/>
          <w:numId w:val="2"/>
        </w:numPr>
        <w:spacing w:after="60"/>
        <w:rPr>
          <w:rFonts w:ascii="CMU Serif Roman" w:hAnsi="CMU Serif Roman" w:cs="CMU Serif Roman"/>
        </w:rPr>
      </w:pPr>
      <w:r>
        <w:rPr>
          <w:rFonts w:ascii="CMU Serif Roman" w:hAnsi="CMU Serif Roman" w:cs="CMU Serif Roman"/>
        </w:rPr>
        <w:t>Majoritarian vs. consensus democracy</w:t>
      </w:r>
    </w:p>
    <w:p w14:paraId="18541E13" w14:textId="77777777" w:rsidR="00827F00" w:rsidRPr="00B5422F" w:rsidRDefault="00000000">
      <w:pPr>
        <w:pStyle w:val="ListParagraph"/>
        <w:numPr>
          <w:ilvl w:val="0"/>
          <w:numId w:val="2"/>
        </w:numPr>
        <w:spacing w:after="60"/>
        <w:rPr>
          <w:rFonts w:ascii="CMU Serif Roman" w:hAnsi="CMU Serif Roman" w:cs="CMU Serif Roman"/>
        </w:rPr>
      </w:pPr>
      <w:r>
        <w:rPr>
          <w:rFonts w:ascii="CMU Serif Roman" w:hAnsi="CMU Serif Roman" w:cs="CMU Serif Roman"/>
        </w:rPr>
        <w:t>Electoral systems and their consequences; Duverger’s Law</w:t>
      </w:r>
    </w:p>
    <w:p w14:paraId="6E127C1E" w14:textId="77777777" w:rsidR="00827F00" w:rsidRPr="00B5422F" w:rsidRDefault="00000000">
      <w:pPr>
        <w:pStyle w:val="ListParagraph"/>
        <w:numPr>
          <w:ilvl w:val="0"/>
          <w:numId w:val="2"/>
        </w:numPr>
        <w:spacing w:after="200"/>
        <w:rPr>
          <w:rFonts w:ascii="CMU Serif Roman" w:hAnsi="CMU Serif Roman" w:cs="CMU Serif Roman"/>
        </w:rPr>
      </w:pPr>
      <w:r>
        <w:rPr>
          <w:rFonts w:ascii="CMU Serif Roman" w:hAnsi="CMU Serif Roman" w:cs="CMU Serif Roman"/>
        </w:rPr>
        <w:t>Descriptive vs. substantive representation</w:t>
      </w:r>
    </w:p>
    <w:p w14:paraId="56307419" w14:textId="14410F6B" w:rsidR="00827F00" w:rsidRPr="00B5422F" w:rsidRDefault="00000000">
      <w:pPr>
        <w:pStyle w:val="Heading2"/>
        <w:rPr>
          <w:rFonts w:ascii="CMU Serif Roman" w:hAnsi="CMU Serif Roman" w:cs="CMU Serif Roman"/>
        </w:rPr>
      </w:pPr>
      <w:r>
        <w:rPr>
          <w:rFonts w:ascii="CMU Serif Roman" w:hAnsi="CMU Serif Roman" w:cs="CMU Serif Roman"/>
          <w:sz w:val="22"/>
          <w:szCs w:val="22"/>
        </w:rPr>
        <w:t>Session 8: Theories of Ethnic Conflict and the Commitment Problem</w:t>
      </w:r>
    </w:p>
    <w:p w14:paraId="1BE2BDD3" w14:textId="54F689A7" w:rsidR="00827F00" w:rsidRDefault="003211EF">
      <w:pPr>
        <w:spacing w:after="160"/>
        <w:rPr>
          <w:rFonts w:ascii="CMU Serif Roman" w:hAnsi="CMU Serif Roman" w:cs="CMU Serif Roman"/>
        </w:rPr>
      </w:pPr>
      <w:r>
        <w:rPr>
          <w:rFonts w:ascii="CMU Serif Roman" w:hAnsi="CMU Serif Roman" w:cs="CMU Serif Roman"/>
        </w:rPr>
        <w:t xml:space="preserve">What explains intergroup violence? This question is a genuine puzzle: war is enormously destructive, so groups should always be better off negotiating. This session introduces a counterintuitive framework: the commitment problem. Even when both sides prefer peace to war, they may fight because neither can credibly commit to honoring agreements when the balance of power shifts over time. </w:t>
      </w:r>
    </w:p>
    <w:p w14:paraId="0A68CB3E" w14:textId="7149C6F6" w:rsidR="00B66A44" w:rsidRPr="00B5422F" w:rsidRDefault="00B66A44">
      <w:pPr>
        <w:spacing w:after="160"/>
        <w:rPr>
          <w:rFonts w:ascii="CMU Serif Roman" w:hAnsi="CMU Serif Roman" w:cs="CMU Serif Roman"/>
        </w:rPr>
      </w:pPr>
      <w:r>
        <w:rPr>
          <w:rFonts w:ascii="CMU Serif Roman" w:hAnsi="CMU Serif Roman" w:cs="CMU Serif Roman"/>
          <w:i/>
          <w:iCs/>
        </w:rPr>
        <w:t xml:space="preserve">NOTE: this session is one of the more theoretically demanding </w:t>
      </w:r>
      <w:r>
        <w:rPr>
          <w:rFonts w:ascii="Garamond" w:hAnsi="Garamond"/>
          <w:i/>
          <w:sz w:val="24"/>
        </w:rPr>
        <w:t>sessions in the course. Please plan for slightly more reading time.</w:t>
      </w:r>
    </w:p>
    <w:p w14:paraId="6498F9DA" w14:textId="02586F7C" w:rsidR="00827F00" w:rsidRPr="00B5422F" w:rsidRDefault="00D419F0">
      <w:pPr>
        <w:spacing w:after="80"/>
        <w:rPr>
          <w:rFonts w:ascii="CMU Serif Roman" w:hAnsi="CMU Serif Roman" w:cs="CMU Serif Roman"/>
        </w:rPr>
      </w:pPr>
      <w:r>
        <w:rPr>
          <w:rFonts w:ascii="CMU Serif Roman" w:hAnsi="CMU Serif Roman" w:cs="CMU Serif Roman"/>
          <w:b/>
          <w:bCs/>
        </w:rPr>
        <w:t>Anticipated concepts:</w:t>
      </w:r>
    </w:p>
    <w:p w14:paraId="5BB614DB" w14:textId="77777777" w:rsidR="00827F00" w:rsidRPr="00B5422F" w:rsidRDefault="00000000">
      <w:pPr>
        <w:pStyle w:val="ListParagraph"/>
        <w:numPr>
          <w:ilvl w:val="0"/>
          <w:numId w:val="2"/>
        </w:numPr>
        <w:spacing w:after="60"/>
        <w:rPr>
          <w:rFonts w:ascii="CMU Serif Roman" w:hAnsi="CMU Serif Roman" w:cs="CMU Serif Roman"/>
        </w:rPr>
      </w:pPr>
      <w:r>
        <w:rPr>
          <w:rFonts w:ascii="CMU Serif Roman" w:hAnsi="CMU Serif Roman" w:cs="CMU Serif Roman"/>
        </w:rPr>
        <w:t>The commitment problem: why rational actors who prefer peace may fight</w:t>
      </w:r>
    </w:p>
    <w:p w14:paraId="734B0EA4" w14:textId="77777777" w:rsidR="00827F00" w:rsidRPr="00B5422F" w:rsidRDefault="00000000">
      <w:pPr>
        <w:pStyle w:val="ListParagraph"/>
        <w:numPr>
          <w:ilvl w:val="0"/>
          <w:numId w:val="2"/>
        </w:numPr>
        <w:spacing w:after="60"/>
        <w:rPr>
          <w:rFonts w:ascii="CMU Serif Roman" w:hAnsi="CMU Serif Roman" w:cs="CMU Serif Roman"/>
        </w:rPr>
      </w:pPr>
      <w:r>
        <w:rPr>
          <w:rFonts w:ascii="CMU Serif Roman" w:hAnsi="CMU Serif Roman" w:cs="CMU Serif Roman"/>
        </w:rPr>
        <w:t>Ethnic conflict as rational fear</w:t>
      </w:r>
    </w:p>
    <w:p w14:paraId="217D97CD" w14:textId="77777777" w:rsidR="00827F00" w:rsidRPr="00B5422F" w:rsidRDefault="00000000">
      <w:pPr>
        <w:pStyle w:val="ListParagraph"/>
        <w:numPr>
          <w:ilvl w:val="0"/>
          <w:numId w:val="2"/>
        </w:numPr>
        <w:spacing w:after="200"/>
        <w:rPr>
          <w:rFonts w:ascii="CMU Serif Roman" w:hAnsi="CMU Serif Roman" w:cs="CMU Serif Roman"/>
        </w:rPr>
      </w:pPr>
      <w:r>
        <w:rPr>
          <w:rFonts w:ascii="CMU Serif Roman" w:hAnsi="CMU Serif Roman" w:cs="CMU Serif Roman"/>
        </w:rPr>
        <w:t>Electoral competition and ethnic violence</w:t>
      </w:r>
    </w:p>
    <w:p w14:paraId="6A354E70" w14:textId="77777777" w:rsidR="00827F00" w:rsidRPr="00B5422F" w:rsidRDefault="00000000">
      <w:pPr>
        <w:pStyle w:val="Heading2"/>
        <w:rPr>
          <w:rFonts w:ascii="CMU Serif Roman" w:hAnsi="CMU Serif Roman" w:cs="CMU Serif Roman"/>
        </w:rPr>
      </w:pPr>
      <w:r>
        <w:rPr>
          <w:rFonts w:ascii="CMU Serif Roman" w:hAnsi="CMU Serif Roman" w:cs="CMU Serif Roman"/>
          <w:sz w:val="22"/>
          <w:szCs w:val="22"/>
        </w:rPr>
        <w:t>Session 9: Federalism and Pluralism</w:t>
      </w:r>
    </w:p>
    <w:p w14:paraId="1A0F1D05" w14:textId="10EB369E" w:rsidR="00827F00" w:rsidRPr="00940E28" w:rsidRDefault="00000000">
      <w:pPr>
        <w:spacing w:after="160"/>
        <w:rPr>
          <w:rFonts w:ascii="CMU Serif Roman" w:hAnsi="CMU Serif Roman" w:cs="CMU Serif Roman"/>
          <w:i/>
          <w:iCs/>
        </w:rPr>
      </w:pPr>
      <w:r>
        <w:rPr>
          <w:rFonts w:ascii="CMU Serif Roman" w:hAnsi="CMU Serif Roman" w:cs="CMU Serif Roman"/>
        </w:rPr>
        <w:t xml:space="preserve">This session focuses on federalism, one of the most debated institutional responses to ethnic diversity. We discuss different </w:t>
      </w:r>
      <w:r>
        <w:rPr>
          <w:rFonts w:ascii="CMU Serif Roman" w:hAnsi="CMU Serif Roman" w:cs="CMU Serif Roman"/>
          <w:i/>
          <w:iCs/>
        </w:rPr>
        <w:t>processes</w:t>
      </w:r>
      <w:r>
        <w:rPr>
          <w:rFonts w:ascii="CMU Serif Roman" w:hAnsi="CMU Serif Roman" w:cs="CMU Serif Roman"/>
        </w:rPr>
        <w:t xml:space="preserve"> of federalization and the key controversy of federalism: whether it inflames intergroup conflict or solves it. Finally, we examine the key mechanism which makes federal constitutions credible – meaning a minority group can trust it will be followed.</w:t>
      </w:r>
    </w:p>
    <w:p w14:paraId="50D905BB" w14:textId="0A1AB1AE" w:rsidR="00827F00" w:rsidRPr="00B5422F" w:rsidRDefault="00D419F0">
      <w:pPr>
        <w:spacing w:after="80"/>
        <w:rPr>
          <w:rFonts w:ascii="CMU Serif Roman" w:hAnsi="CMU Serif Roman" w:cs="CMU Serif Roman"/>
        </w:rPr>
      </w:pPr>
      <w:r>
        <w:rPr>
          <w:rFonts w:ascii="CMU Serif Roman" w:hAnsi="CMU Serif Roman" w:cs="CMU Serif Roman"/>
          <w:b/>
          <w:bCs/>
        </w:rPr>
        <w:t>Anticipated concepts:</w:t>
      </w:r>
    </w:p>
    <w:p w14:paraId="30BDCAA0" w14:textId="77777777" w:rsidR="00827F00" w:rsidRPr="00B5422F" w:rsidRDefault="00000000">
      <w:pPr>
        <w:pStyle w:val="ListParagraph"/>
        <w:numPr>
          <w:ilvl w:val="0"/>
          <w:numId w:val="2"/>
        </w:numPr>
        <w:spacing w:after="60"/>
        <w:rPr>
          <w:rFonts w:ascii="CMU Serif Roman" w:hAnsi="CMU Serif Roman" w:cs="CMU Serif Roman"/>
        </w:rPr>
      </w:pPr>
      <w:r>
        <w:rPr>
          <w:rFonts w:ascii="CMU Serif Roman" w:hAnsi="CMU Serif Roman" w:cs="CMU Serif Roman"/>
        </w:rPr>
        <w:t>Coming-together vs. holding-together federalism</w:t>
      </w:r>
    </w:p>
    <w:p w14:paraId="7C1320FB" w14:textId="77777777" w:rsidR="00827F00" w:rsidRPr="00B5422F" w:rsidRDefault="00000000">
      <w:pPr>
        <w:pStyle w:val="ListParagraph"/>
        <w:numPr>
          <w:ilvl w:val="0"/>
          <w:numId w:val="2"/>
        </w:numPr>
        <w:spacing w:after="60"/>
        <w:rPr>
          <w:rFonts w:ascii="CMU Serif Roman" w:hAnsi="CMU Serif Roman" w:cs="CMU Serif Roman"/>
        </w:rPr>
      </w:pPr>
      <w:r>
        <w:rPr>
          <w:rFonts w:ascii="CMU Serif Roman" w:hAnsi="CMU Serif Roman" w:cs="CMU Serif Roman"/>
        </w:rPr>
        <w:t>Federalism as ethnic conflict management—and its risks</w:t>
      </w:r>
    </w:p>
    <w:p w14:paraId="04E53A9E" w14:textId="77777777" w:rsidR="00827F00" w:rsidRPr="00B5422F" w:rsidRDefault="00000000">
      <w:pPr>
        <w:pStyle w:val="ListParagraph"/>
        <w:numPr>
          <w:ilvl w:val="0"/>
          <w:numId w:val="2"/>
        </w:numPr>
        <w:spacing w:after="200"/>
        <w:rPr>
          <w:rFonts w:ascii="CMU Serif Roman" w:hAnsi="CMU Serif Roman" w:cs="CMU Serif Roman"/>
        </w:rPr>
      </w:pPr>
      <w:r>
        <w:rPr>
          <w:rFonts w:ascii="CMU Serif Roman" w:hAnsi="CMU Serif Roman" w:cs="CMU Serif Roman"/>
        </w:rPr>
        <w:t>Self-enforcing constitutions and the coordination problem</w:t>
      </w:r>
    </w:p>
    <w:p w14:paraId="6906756B" w14:textId="77777777" w:rsidR="00827F00" w:rsidRPr="00B5422F" w:rsidRDefault="00000000">
      <w:pPr>
        <w:pStyle w:val="Heading2"/>
        <w:rPr>
          <w:rFonts w:ascii="CMU Serif Roman" w:hAnsi="CMU Serif Roman" w:cs="CMU Serif Roman"/>
        </w:rPr>
      </w:pPr>
      <w:r>
        <w:rPr>
          <w:rFonts w:ascii="CMU Serif Roman" w:hAnsi="CMU Serif Roman" w:cs="CMU Serif Roman"/>
          <w:sz w:val="22"/>
          <w:szCs w:val="22"/>
        </w:rPr>
        <w:t>Session 10: Violence, Nonviolence, and Civil War</w:t>
      </w:r>
    </w:p>
    <w:p w14:paraId="37D388A7" w14:textId="30E9888F" w:rsidR="00827F00" w:rsidRPr="00B5422F" w:rsidRDefault="00000000">
      <w:pPr>
        <w:spacing w:after="160"/>
        <w:rPr>
          <w:rFonts w:ascii="CMU Serif Roman" w:hAnsi="CMU Serif Roman" w:cs="CMU Serif Roman"/>
        </w:rPr>
      </w:pPr>
      <w:r>
        <w:rPr>
          <w:rFonts w:ascii="CMU Serif Roman" w:hAnsi="CMU Serif Roman" w:cs="CMU Serif Roman"/>
        </w:rPr>
        <w:t xml:space="preserve">The final session brings together themes from across the course, focusing on civil war, revolution, and tactics of democratic resistance. </w:t>
      </w:r>
    </w:p>
    <w:p w14:paraId="492E2F08" w14:textId="6CE9D11B" w:rsidR="00827F00" w:rsidRPr="00B5422F" w:rsidRDefault="00D419F0">
      <w:pPr>
        <w:spacing w:after="80"/>
        <w:rPr>
          <w:rFonts w:ascii="CMU Serif Roman" w:hAnsi="CMU Serif Roman" w:cs="CMU Serif Roman"/>
        </w:rPr>
      </w:pPr>
      <w:r>
        <w:rPr>
          <w:rFonts w:ascii="CMU Serif Roman" w:hAnsi="CMU Serif Roman" w:cs="CMU Serif Roman"/>
          <w:b/>
          <w:bCs/>
        </w:rPr>
        <w:t>Anticipated concepts:</w:t>
      </w:r>
    </w:p>
    <w:p w14:paraId="0BCF20DF" w14:textId="77777777" w:rsidR="00827F00" w:rsidRPr="00B5422F" w:rsidRDefault="00000000">
      <w:pPr>
        <w:pStyle w:val="ListParagraph"/>
        <w:numPr>
          <w:ilvl w:val="0"/>
          <w:numId w:val="2"/>
        </w:numPr>
        <w:spacing w:after="60"/>
        <w:rPr>
          <w:rFonts w:ascii="CMU Serif Roman" w:hAnsi="CMU Serif Roman" w:cs="CMU Serif Roman"/>
        </w:rPr>
      </w:pPr>
      <w:r>
        <w:rPr>
          <w:rFonts w:ascii="CMU Serif Roman" w:hAnsi="CMU Serif Roman" w:cs="CMU Serif Roman"/>
        </w:rPr>
        <w:lastRenderedPageBreak/>
        <w:t>State weakness, not ethnic diversity, predicts civil war</w:t>
      </w:r>
    </w:p>
    <w:p w14:paraId="242CD21F" w14:textId="77777777" w:rsidR="00827F00" w:rsidRPr="00B5422F" w:rsidRDefault="00000000">
      <w:pPr>
        <w:pStyle w:val="ListParagraph"/>
        <w:numPr>
          <w:ilvl w:val="0"/>
          <w:numId w:val="2"/>
        </w:numPr>
        <w:spacing w:after="60"/>
        <w:rPr>
          <w:rFonts w:ascii="CMU Serif Roman" w:hAnsi="CMU Serif Roman" w:cs="CMU Serif Roman"/>
        </w:rPr>
      </w:pPr>
      <w:r>
        <w:rPr>
          <w:rFonts w:ascii="CMU Serif Roman" w:hAnsi="CMU Serif Roman" w:cs="CMU Serif Roman"/>
        </w:rPr>
        <w:t>The local dynamics of violence: civil wars are messier than master narratives suggest</w:t>
      </w:r>
    </w:p>
    <w:p w14:paraId="6685B132" w14:textId="77777777" w:rsidR="00827F00" w:rsidRPr="00B5422F" w:rsidRDefault="00000000">
      <w:pPr>
        <w:pStyle w:val="ListParagraph"/>
        <w:numPr>
          <w:ilvl w:val="0"/>
          <w:numId w:val="2"/>
        </w:numPr>
        <w:spacing w:after="60"/>
        <w:rPr>
          <w:rFonts w:ascii="CMU Serif Roman" w:hAnsi="CMU Serif Roman" w:cs="CMU Serif Roman"/>
        </w:rPr>
      </w:pPr>
      <w:r>
        <w:rPr>
          <w:rFonts w:ascii="CMU Serif Roman" w:hAnsi="CMU Serif Roman" w:cs="CMU Serif Roman"/>
        </w:rPr>
        <w:t>Preference falsification and revolutionary surprise</w:t>
      </w:r>
    </w:p>
    <w:p w14:paraId="31EBC560" w14:textId="70BFE9DC" w:rsidR="00827F00" w:rsidRPr="00B5422F" w:rsidRDefault="003D2804">
      <w:pPr>
        <w:pStyle w:val="ListParagraph"/>
        <w:numPr>
          <w:ilvl w:val="0"/>
          <w:numId w:val="2"/>
        </w:numPr>
        <w:spacing w:after="200"/>
        <w:rPr>
          <w:rFonts w:ascii="CMU Serif Roman" w:hAnsi="CMU Serif Roman" w:cs="CMU Serif Roman"/>
        </w:rPr>
      </w:pPr>
      <w:r>
        <w:rPr>
          <w:rFonts w:ascii="CMU Serif Roman" w:hAnsi="CMU Serif Roman" w:cs="CMU Serif Roman"/>
        </w:rPr>
        <w:t>How nonviolent resistance and violent resistance differ</w:t>
      </w:r>
    </w:p>
    <w:p w14:paraId="3CFFB12B" w14:textId="77777777" w:rsidR="00827F00" w:rsidRPr="00B5422F" w:rsidRDefault="00000000">
      <w:pPr>
        <w:rPr>
          <w:rFonts w:ascii="CMU Serif Roman" w:hAnsi="CMU Serif Roman" w:cs="CMU Serif Roman"/>
        </w:rPr>
      </w:pPr>
      <w:r>
        <w:rPr>
          <w:rFonts w:ascii="CMU Serif Roman" w:hAnsi="CMU Serif Roman" w:cs="CMU Serif Roman"/>
        </w:rPr>
        <w:br w:type="page"/>
      </w:r>
    </w:p>
    <w:p w14:paraId="383C886D" w14:textId="60A71182" w:rsidR="00827F00" w:rsidRPr="00B5422F" w:rsidRDefault="00000000">
      <w:pPr>
        <w:pStyle w:val="Heading1"/>
        <w:rPr>
          <w:rFonts w:ascii="CMU Serif Roman" w:hAnsi="CMU Serif Roman" w:cs="CMU Serif Roman"/>
        </w:rPr>
      </w:pPr>
      <w:r>
        <w:rPr>
          <w:rFonts w:ascii="CMU Serif Roman" w:hAnsi="CMU Serif Roman" w:cs="CMU Serif Roman"/>
          <w:sz w:val="22"/>
          <w:szCs w:val="22"/>
        </w:rPr>
        <w:lastRenderedPageBreak/>
        <w:t>Course Policies</w:t>
      </w:r>
    </w:p>
    <w:p w14:paraId="054A9438" w14:textId="77777777" w:rsidR="00827F00" w:rsidRPr="00B5422F" w:rsidRDefault="00000000">
      <w:pPr>
        <w:pStyle w:val="Heading2"/>
        <w:rPr>
          <w:rFonts w:ascii="CMU Serif Roman" w:hAnsi="CMU Serif Roman" w:cs="CMU Serif Roman"/>
        </w:rPr>
      </w:pPr>
      <w:r>
        <w:rPr>
          <w:rFonts w:ascii="CMU Serif Roman" w:hAnsi="CMU Serif Roman" w:cs="CMU Serif Roman"/>
          <w:sz w:val="22"/>
          <w:szCs w:val="22"/>
        </w:rPr>
        <w:t>1. Late Work</w:t>
      </w:r>
    </w:p>
    <w:p w14:paraId="1924DAEC" w14:textId="04579F84" w:rsidR="00827F00" w:rsidRPr="00B5422F" w:rsidRDefault="00000000">
      <w:pPr>
        <w:spacing w:after="160"/>
        <w:rPr>
          <w:rFonts w:ascii="CMU Serif Roman" w:hAnsi="CMU Serif Roman" w:cs="CMU Serif Roman"/>
        </w:rPr>
      </w:pPr>
      <w:r>
        <w:rPr>
          <w:rFonts w:ascii="CMU Serif Roman" w:hAnsi="CMU Serif Roman" w:cs="CMU Serif Roman"/>
        </w:rPr>
        <w:t xml:space="preserve">Late papers will be penalized 10 points per day including weekends and holidays, except in the case of an emergency or medical excuse. In order for the </w:t>
      </w:r>
      <w:r>
        <w:rPr>
          <w:rFonts w:ascii="Garamond" w:hAnsi="Garamond"/>
          <w:sz w:val="24"/>
        </w:rPr>
        <w:t xml:space="preserve">penalty </w:t>
      </w:r>
      <w:r>
        <w:rPr>
          <w:rFonts w:ascii="Garamond" w:hAnsi="Garamond"/>
          <w:sz w:val="24"/>
        </w:rPr>
        <w:t>to be waived, you must contact the instructor before the due date. The instructor will be as flexible as possible to accommodate you.</w:t>
      </w:r>
    </w:p>
    <w:p w14:paraId="35EF5A84" w14:textId="77777777" w:rsidR="00827F00" w:rsidRPr="00B5422F" w:rsidRDefault="00000000">
      <w:pPr>
        <w:pStyle w:val="Heading2"/>
        <w:rPr>
          <w:rFonts w:ascii="CMU Serif Roman" w:hAnsi="CMU Serif Roman" w:cs="CMU Serif Roman"/>
        </w:rPr>
      </w:pPr>
      <w:r>
        <w:rPr>
          <w:rFonts w:ascii="CMU Serif Roman" w:hAnsi="CMU Serif Roman" w:cs="CMU Serif Roman"/>
          <w:sz w:val="22"/>
          <w:szCs w:val="22"/>
        </w:rPr>
        <w:t>2. Academic Integrity</w:t>
      </w:r>
    </w:p>
    <w:p w14:paraId="200D3FA0" w14:textId="77777777" w:rsidR="0017130B" w:rsidRDefault="003D2804">
      <w:pPr>
        <w:spacing w:after="160"/>
        <w:rPr>
          <w:rFonts w:ascii="CMU Serif Roman" w:hAnsi="CMU Serif Roman" w:cs="CMU Serif Roman"/>
        </w:rPr>
      </w:pPr>
      <w:r>
        <w:rPr>
          <w:rFonts w:ascii="CMU Serif Roman" w:hAnsi="CMU Serif Roman" w:cs="CMU Serif Roman"/>
        </w:rPr>
        <w:t>It is important that you adhere to proper academic integrity and practice regarding attribution and transparency of sources. The use of LLMs (‘Artificial Intelligence’) is allowed to supplement work, but must be noted.</w:t>
      </w:r>
      <w:r w:rsidR="0017130B">
        <w:rPr>
          <w:rFonts w:ascii="CMU Serif Roman" w:hAnsi="CMU Serif Roman" w:cs="CMU Serif Roman"/>
          <w:b/>
          <w:bCs/>
        </w:rPr>
        <w:t xml:space="preserve"> </w:t>
      </w:r>
      <w:r>
        <w:rPr>
          <w:rFonts w:ascii="CMU Serif Roman" w:hAnsi="CMU Serif Roman" w:cs="CMU Serif Roman"/>
        </w:rPr>
        <w:t>Students must be able to explain what they write in depth.</w:t>
      </w:r>
    </w:p>
    <w:p w14:paraId="3A703812" w14:textId="6F50AB70" w:rsidR="00827F00" w:rsidRPr="0017130B" w:rsidRDefault="0017130B" w:rsidP="0017130B">
      <w:pPr>
        <w:spacing w:after="160"/>
        <w:ind w:left="270"/>
        <w:rPr>
          <w:rFonts w:ascii="CMU Serif Roman" w:hAnsi="CMU Serif Roman" w:cs="CMU Serif Roman"/>
          <w:i/>
          <w:iCs/>
        </w:rPr>
      </w:pPr>
      <w:r>
        <w:rPr>
          <w:rFonts w:ascii="CMU Serif Roman" w:hAnsi="CMU Serif Roman" w:cs="CMU Serif Roman"/>
        </w:rPr>
        <w:br/>
      </w:r>
      <w:r w:rsidRPr="0017130B">
        <w:rPr>
          <w:rFonts w:ascii="CMU Serif Roman" w:hAnsi="CMU Serif Roman" w:cs="CMU Serif Roman"/>
          <w:b/>
          <w:bCs/>
          <w:i/>
          <w:iCs/>
        </w:rPr>
        <w:t>Please declare</w:t>
      </w:r>
      <w:r>
        <w:rPr>
          <w:rFonts w:ascii="CMU Serif Roman" w:hAnsi="CMU Serif Roman" w:cs="CMU Serif Roman"/>
          <w:b/>
          <w:bCs/>
          <w:i/>
          <w:iCs/>
        </w:rPr>
        <w:t xml:space="preserve"> and briefly describe</w:t>
      </w:r>
      <w:r w:rsidRPr="0017130B">
        <w:rPr>
          <w:rFonts w:ascii="CMU Serif Roman" w:hAnsi="CMU Serif Roman" w:cs="CMU Serif Roman"/>
          <w:b/>
          <w:bCs/>
          <w:i/>
          <w:iCs/>
        </w:rPr>
        <w:t xml:space="preserve"> usage of LLMs on any assignment in which the LLM </w:t>
      </w:r>
      <w:r>
        <w:rPr>
          <w:rFonts w:ascii="CMU Serif Roman" w:hAnsi="CMU Serif Roman" w:cs="CMU Serif Roman"/>
          <w:b/>
          <w:bCs/>
          <w:i/>
          <w:iCs/>
        </w:rPr>
        <w:t>edited or drafted</w:t>
      </w:r>
      <w:r w:rsidRPr="0017130B">
        <w:rPr>
          <w:rFonts w:ascii="CMU Serif Roman" w:hAnsi="CMU Serif Roman" w:cs="CMU Serif Roman"/>
          <w:b/>
          <w:bCs/>
          <w:i/>
          <w:iCs/>
        </w:rPr>
        <w:t xml:space="preserve"> all or part of the assignment. If an LLM proofread, please note that.</w:t>
      </w:r>
    </w:p>
    <w:p w14:paraId="7E23D444" w14:textId="77777777" w:rsidR="00827F00" w:rsidRPr="00B5422F" w:rsidRDefault="00000000">
      <w:pPr>
        <w:pStyle w:val="Heading2"/>
        <w:rPr>
          <w:rFonts w:ascii="CMU Serif Roman" w:hAnsi="CMU Serif Roman" w:cs="CMU Serif Roman"/>
        </w:rPr>
      </w:pPr>
      <w:r>
        <w:rPr>
          <w:rFonts w:ascii="CMU Serif Roman" w:hAnsi="CMU Serif Roman" w:cs="CMU Serif Roman"/>
          <w:sz w:val="22"/>
          <w:szCs w:val="22"/>
        </w:rPr>
        <w:t>3. Diversity and Inclusion</w:t>
      </w:r>
    </w:p>
    <w:p w14:paraId="3F932AB7" w14:textId="77777777" w:rsidR="00827F00" w:rsidRPr="00B5422F" w:rsidRDefault="00000000">
      <w:pPr>
        <w:spacing w:after="160"/>
        <w:rPr>
          <w:rFonts w:ascii="CMU Serif Roman" w:hAnsi="CMU Serif Roman" w:cs="CMU Serif Roman"/>
        </w:rPr>
      </w:pPr>
      <w:r>
        <w:rPr>
          <w:rFonts w:ascii="CMU Serif Roman" w:hAnsi="CMU Serif Roman" w:cs="CMU Serif Roman"/>
        </w:rPr>
        <w:t>This course does not tolerate any form of discrimination, harassment, or retaliation based on disability, race, color, religion, national origin, ancestry, sex, age, sexual orientation, gender identity, or other factors. All members of the class are expected to help ensure that others can learn in a supportive and respectful environment. Contact the instructor or MUST staff if any issues arise.</w:t>
      </w:r>
    </w:p>
    <w:p w14:paraId="0BDA8B9F" w14:textId="77777777" w:rsidR="00827F00" w:rsidRPr="00B5422F" w:rsidRDefault="00000000">
      <w:pPr>
        <w:pStyle w:val="Heading2"/>
        <w:rPr>
          <w:rFonts w:ascii="CMU Serif Roman" w:hAnsi="CMU Serif Roman" w:cs="CMU Serif Roman"/>
        </w:rPr>
      </w:pPr>
      <w:r>
        <w:rPr>
          <w:rFonts w:ascii="CMU Serif Roman" w:hAnsi="CMU Serif Roman" w:cs="CMU Serif Roman"/>
          <w:sz w:val="22"/>
          <w:szCs w:val="22"/>
        </w:rPr>
        <w:t>4. Email Communication</w:t>
      </w:r>
    </w:p>
    <w:p w14:paraId="5A2AFDC5" w14:textId="3A43BA66" w:rsidR="00827F00" w:rsidRPr="00B5422F" w:rsidRDefault="00000000">
      <w:pPr>
        <w:spacing w:after="160"/>
        <w:rPr>
          <w:rFonts w:ascii="CMU Serif Roman" w:hAnsi="CMU Serif Roman" w:cs="CMU Serif Roman"/>
        </w:rPr>
      </w:pPr>
      <w:r>
        <w:rPr>
          <w:rFonts w:ascii="CMU Serif Roman" w:hAnsi="CMU Serif Roman" w:cs="CMU Serif Roman"/>
        </w:rPr>
        <w:t>Students are expected to read email sent from the instructor (</w:t>
      </w:r>
      <w:hyperlink r:id="rId9" w:history="1">
        <w:r w:rsidR="00004798" w:rsidRPr="00B04986">
          <w:rPr>
            <w:rStyle w:val="Hyperlink"/>
            <w:rFonts w:ascii="CMU Serif Roman" w:hAnsi="CMU Serif Roman" w:cs="CMU Serif Roman"/>
          </w:rPr>
          <w:t>kah411@pitt.edu</w:t>
        </w:r>
      </w:hyperlink>
      <w:r>
        <w:rPr>
          <w:rFonts w:ascii="CMU Serif Roman" w:hAnsi="CMU Serif Roman" w:cs="CMU Serif Roman"/>
        </w:rPr>
        <w:t xml:space="preserve"> or </w:t>
      </w:r>
      <w:hyperlink r:id="rId10" w:history="1">
        <w:r w:rsidR="00004798" w:rsidRPr="00B04986">
          <w:rPr>
            <w:rStyle w:val="Hyperlink"/>
            <w:rFonts w:ascii="CMU Serif Roman" w:hAnsi="CMU Serif Roman" w:cs="CMU Serif Roman"/>
          </w:rPr>
          <w:t>klhakiman@gmail.com</w:t>
        </w:r>
      </w:hyperlink>
      <w:r>
        <w:rPr>
          <w:rFonts w:ascii="CMU Serif Roman" w:hAnsi="CMU Serif Roman" w:cs="CMU Serif Roman"/>
        </w:rPr>
        <w:t>). Failure to read and react to communications in a timely manner does not absolve the student from knowing and complying with the content of the communications.</w:t>
      </w:r>
    </w:p>
    <w:p w14:paraId="3E565272" w14:textId="77777777" w:rsidR="00827F00" w:rsidRPr="00B5422F" w:rsidRDefault="00000000">
      <w:pPr>
        <w:pStyle w:val="Heading2"/>
        <w:rPr>
          <w:rFonts w:ascii="CMU Serif Roman" w:hAnsi="CMU Serif Roman" w:cs="CMU Serif Roman"/>
        </w:rPr>
      </w:pPr>
      <w:r>
        <w:rPr>
          <w:rFonts w:ascii="CMU Serif Roman" w:hAnsi="CMU Serif Roman" w:cs="CMU Serif Roman"/>
          <w:sz w:val="22"/>
          <w:szCs w:val="22"/>
        </w:rPr>
        <w:t>5. Classroom Recording</w:t>
      </w:r>
    </w:p>
    <w:p w14:paraId="10A5BE20" w14:textId="77777777" w:rsidR="00827F00" w:rsidRPr="00B5422F" w:rsidRDefault="00000000">
      <w:pPr>
        <w:spacing w:after="160"/>
        <w:rPr>
          <w:rFonts w:ascii="CMU Serif Roman" w:hAnsi="CMU Serif Roman" w:cs="CMU Serif Roman"/>
        </w:rPr>
      </w:pPr>
      <w:r>
        <w:rPr>
          <w:rFonts w:ascii="CMU Serif Roman" w:hAnsi="CMU Serif Roman" w:cs="CMU Serif Roman"/>
        </w:rPr>
        <w:t>To ensure the free and open discussion of ideas, students may not record classroom lectures, discussion, and/or activities without the advance written permission of the instructor. Any such recording properly approved in advance can be used solely for the student’s own private use.</w:t>
      </w:r>
    </w:p>
    <w:p w14:paraId="417B9BE1" w14:textId="77777777" w:rsidR="00827F00" w:rsidRPr="00B5422F" w:rsidRDefault="00000000">
      <w:pPr>
        <w:pStyle w:val="Heading2"/>
        <w:rPr>
          <w:rFonts w:ascii="CMU Serif Roman" w:hAnsi="CMU Serif Roman" w:cs="CMU Serif Roman"/>
        </w:rPr>
      </w:pPr>
      <w:r>
        <w:rPr>
          <w:rFonts w:ascii="CMU Serif Roman" w:hAnsi="CMU Serif Roman" w:cs="CMU Serif Roman"/>
          <w:sz w:val="22"/>
          <w:szCs w:val="22"/>
        </w:rPr>
        <w:t>6. Sensitive Topics</w:t>
      </w:r>
    </w:p>
    <w:p w14:paraId="3E17E0CD" w14:textId="77777777" w:rsidR="00827F00" w:rsidRPr="00B5422F" w:rsidRDefault="00000000">
      <w:pPr>
        <w:spacing w:after="160"/>
        <w:rPr>
          <w:rFonts w:ascii="CMU Serif Roman" w:hAnsi="CMU Serif Roman" w:cs="CMU Serif Roman"/>
        </w:rPr>
      </w:pPr>
      <w:r>
        <w:rPr>
          <w:rFonts w:ascii="CMU Serif Roman" w:hAnsi="CMU Serif Roman" w:cs="CMU Serif Roman"/>
        </w:rPr>
        <w:t>This course engages directly with political violence, ethnic conflict, state repression, and authoritarianism, topics that may be personally significant. The goal is rigorous, evidence-based discussion. Students are encouraged but never obligated to draw on personal experience. The instructor is available to discuss any concerns privately.</w:t>
      </w:r>
    </w:p>
    <w:p w14:paraId="3517FF0D" w14:textId="77777777" w:rsidR="00827F00" w:rsidRPr="00B5422F" w:rsidRDefault="00000000">
      <w:pPr>
        <w:pStyle w:val="Heading2"/>
        <w:rPr>
          <w:rFonts w:ascii="CMU Serif Roman" w:hAnsi="CMU Serif Roman" w:cs="CMU Serif Roman"/>
        </w:rPr>
      </w:pPr>
      <w:r>
        <w:rPr>
          <w:rFonts w:ascii="CMU Serif Roman" w:hAnsi="CMU Serif Roman" w:cs="CMU Serif Roman"/>
          <w:sz w:val="22"/>
          <w:szCs w:val="22"/>
        </w:rPr>
        <w:t>7. Privacy</w:t>
      </w:r>
    </w:p>
    <w:p w14:paraId="47C41CDB" w14:textId="1B77121E" w:rsidR="00827F00" w:rsidRPr="00FB4426" w:rsidRDefault="00000000" w:rsidP="00FB4426">
      <w:pPr>
        <w:spacing w:after="160"/>
        <w:rPr>
          <w:rFonts w:ascii="CMU Serif Roman" w:hAnsi="CMU Serif Roman" w:cs="CMU Serif Roman"/>
        </w:rPr>
      </w:pPr>
      <w:r>
        <w:rPr>
          <w:rFonts w:ascii="CMU Serif Roman" w:hAnsi="CMU Serif Roman" w:cs="CMU Serif Roman"/>
        </w:rPr>
        <w:lastRenderedPageBreak/>
        <w:t>You are not required to use your real name or use video during class. However, you are expected to speak in class and share ideas. Please discuss any concerns with the instructor.</w:t>
      </w:r>
    </w:p>
    <w:sectPr w:rsidR="00827F00" w:rsidRPr="00FB4426" w:rsidSect="003D280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C9C91" w14:textId="77777777" w:rsidR="00135FD2" w:rsidRDefault="00135FD2" w:rsidP="00B5422F">
      <w:r>
        <w:separator/>
      </w:r>
    </w:p>
  </w:endnote>
  <w:endnote w:type="continuationSeparator" w:id="0">
    <w:p w14:paraId="0F958176" w14:textId="77777777" w:rsidR="00135FD2" w:rsidRDefault="00135FD2" w:rsidP="00B54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MU Serif Roman">
    <w:altName w:val="CMU SERIF ROMAN"/>
    <w:panose1 w:val="02000603000000000000"/>
    <w:charset w:val="00"/>
    <w:family w:val="auto"/>
    <w:pitch w:val="variable"/>
    <w:sig w:usb0="E10002FF" w:usb1="5201E9EB" w:usb2="02020004"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469FB" w14:textId="77777777" w:rsidR="00135FD2" w:rsidRDefault="00135FD2" w:rsidP="00B5422F">
      <w:r>
        <w:separator/>
      </w:r>
    </w:p>
  </w:footnote>
  <w:footnote w:type="continuationSeparator" w:id="0">
    <w:p w14:paraId="1F751C69" w14:textId="77777777" w:rsidR="00135FD2" w:rsidRDefault="00135FD2" w:rsidP="00B542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043A6"/>
    <w:multiLevelType w:val="hybridMultilevel"/>
    <w:tmpl w:val="CF88123C"/>
    <w:lvl w:ilvl="0" w:tplc="E98A0748">
      <w:start w:val="1"/>
      <w:numFmt w:val="decimal"/>
      <w:lvlText w:val="%1."/>
      <w:lvlJc w:val="left"/>
      <w:pPr>
        <w:ind w:left="720" w:hanging="360"/>
      </w:pPr>
    </w:lvl>
    <w:lvl w:ilvl="1" w:tplc="CDCEDD22">
      <w:numFmt w:val="decimal"/>
      <w:lvlText w:val=""/>
      <w:lvlJc w:val="left"/>
    </w:lvl>
    <w:lvl w:ilvl="2" w:tplc="E83E28F8">
      <w:numFmt w:val="decimal"/>
      <w:lvlText w:val=""/>
      <w:lvlJc w:val="left"/>
    </w:lvl>
    <w:lvl w:ilvl="3" w:tplc="2F680814">
      <w:numFmt w:val="decimal"/>
      <w:lvlText w:val=""/>
      <w:lvlJc w:val="left"/>
    </w:lvl>
    <w:lvl w:ilvl="4" w:tplc="2FB0DB14">
      <w:numFmt w:val="decimal"/>
      <w:lvlText w:val=""/>
      <w:lvlJc w:val="left"/>
    </w:lvl>
    <w:lvl w:ilvl="5" w:tplc="4CC6C48C">
      <w:numFmt w:val="decimal"/>
      <w:lvlText w:val=""/>
      <w:lvlJc w:val="left"/>
    </w:lvl>
    <w:lvl w:ilvl="6" w:tplc="E36E70B8">
      <w:numFmt w:val="decimal"/>
      <w:lvlText w:val=""/>
      <w:lvlJc w:val="left"/>
    </w:lvl>
    <w:lvl w:ilvl="7" w:tplc="D60C2EE8">
      <w:numFmt w:val="decimal"/>
      <w:lvlText w:val=""/>
      <w:lvlJc w:val="left"/>
    </w:lvl>
    <w:lvl w:ilvl="8" w:tplc="E57AF448">
      <w:numFmt w:val="decimal"/>
      <w:lvlText w:val=""/>
      <w:lvlJc w:val="left"/>
    </w:lvl>
  </w:abstractNum>
  <w:abstractNum w:abstractNumId="1" w15:restartNumberingAfterBreak="0">
    <w:nsid w:val="39984754"/>
    <w:multiLevelType w:val="hybridMultilevel"/>
    <w:tmpl w:val="49FCC1AA"/>
    <w:lvl w:ilvl="0" w:tplc="38A0A322">
      <w:start w:val="1"/>
      <w:numFmt w:val="bullet"/>
      <w:lvlText w:val="•"/>
      <w:lvlJc w:val="left"/>
      <w:pPr>
        <w:ind w:left="720" w:hanging="360"/>
      </w:pPr>
    </w:lvl>
    <w:lvl w:ilvl="1" w:tplc="D26866BA">
      <w:numFmt w:val="decimal"/>
      <w:lvlText w:val=""/>
      <w:lvlJc w:val="left"/>
    </w:lvl>
    <w:lvl w:ilvl="2" w:tplc="660E9840">
      <w:numFmt w:val="decimal"/>
      <w:lvlText w:val=""/>
      <w:lvlJc w:val="left"/>
    </w:lvl>
    <w:lvl w:ilvl="3" w:tplc="6EFC2644">
      <w:numFmt w:val="decimal"/>
      <w:lvlText w:val=""/>
      <w:lvlJc w:val="left"/>
    </w:lvl>
    <w:lvl w:ilvl="4" w:tplc="74369852">
      <w:numFmt w:val="decimal"/>
      <w:lvlText w:val=""/>
      <w:lvlJc w:val="left"/>
    </w:lvl>
    <w:lvl w:ilvl="5" w:tplc="001ECF7A">
      <w:numFmt w:val="decimal"/>
      <w:lvlText w:val=""/>
      <w:lvlJc w:val="left"/>
    </w:lvl>
    <w:lvl w:ilvl="6" w:tplc="165872FC">
      <w:numFmt w:val="decimal"/>
      <w:lvlText w:val=""/>
      <w:lvlJc w:val="left"/>
    </w:lvl>
    <w:lvl w:ilvl="7" w:tplc="A0DE1278">
      <w:numFmt w:val="decimal"/>
      <w:lvlText w:val=""/>
      <w:lvlJc w:val="left"/>
    </w:lvl>
    <w:lvl w:ilvl="8" w:tplc="00622BEE">
      <w:numFmt w:val="decimal"/>
      <w:lvlText w:val=""/>
      <w:lvlJc w:val="left"/>
    </w:lvl>
  </w:abstractNum>
  <w:abstractNum w:abstractNumId="2" w15:restartNumberingAfterBreak="0">
    <w:nsid w:val="7D050114"/>
    <w:multiLevelType w:val="hybridMultilevel"/>
    <w:tmpl w:val="31E467BC"/>
    <w:lvl w:ilvl="0" w:tplc="048A9D80">
      <w:start w:val="1"/>
      <w:numFmt w:val="bullet"/>
      <w:lvlText w:val="●"/>
      <w:lvlJc w:val="left"/>
      <w:pPr>
        <w:ind w:left="720" w:hanging="360"/>
      </w:pPr>
    </w:lvl>
    <w:lvl w:ilvl="1" w:tplc="E3E8CE8C">
      <w:start w:val="1"/>
      <w:numFmt w:val="bullet"/>
      <w:lvlText w:val="○"/>
      <w:lvlJc w:val="left"/>
      <w:pPr>
        <w:ind w:left="1440" w:hanging="360"/>
      </w:pPr>
    </w:lvl>
    <w:lvl w:ilvl="2" w:tplc="873EBA42">
      <w:start w:val="1"/>
      <w:numFmt w:val="bullet"/>
      <w:lvlText w:val="■"/>
      <w:lvlJc w:val="left"/>
      <w:pPr>
        <w:ind w:left="2160" w:hanging="360"/>
      </w:pPr>
    </w:lvl>
    <w:lvl w:ilvl="3" w:tplc="09BA6756">
      <w:start w:val="1"/>
      <w:numFmt w:val="bullet"/>
      <w:lvlText w:val="●"/>
      <w:lvlJc w:val="left"/>
      <w:pPr>
        <w:ind w:left="2880" w:hanging="360"/>
      </w:pPr>
    </w:lvl>
    <w:lvl w:ilvl="4" w:tplc="D694ABEA">
      <w:start w:val="1"/>
      <w:numFmt w:val="bullet"/>
      <w:lvlText w:val="○"/>
      <w:lvlJc w:val="left"/>
      <w:pPr>
        <w:ind w:left="3600" w:hanging="360"/>
      </w:pPr>
    </w:lvl>
    <w:lvl w:ilvl="5" w:tplc="9A54F64C">
      <w:start w:val="1"/>
      <w:numFmt w:val="bullet"/>
      <w:lvlText w:val="■"/>
      <w:lvlJc w:val="left"/>
      <w:pPr>
        <w:ind w:left="4320" w:hanging="360"/>
      </w:pPr>
    </w:lvl>
    <w:lvl w:ilvl="6" w:tplc="6F325E0E">
      <w:start w:val="1"/>
      <w:numFmt w:val="bullet"/>
      <w:lvlText w:val="●"/>
      <w:lvlJc w:val="left"/>
      <w:pPr>
        <w:ind w:left="5040" w:hanging="360"/>
      </w:pPr>
    </w:lvl>
    <w:lvl w:ilvl="7" w:tplc="B1AA56A4">
      <w:start w:val="1"/>
      <w:numFmt w:val="bullet"/>
      <w:lvlText w:val="●"/>
      <w:lvlJc w:val="left"/>
      <w:pPr>
        <w:ind w:left="5760" w:hanging="360"/>
      </w:pPr>
    </w:lvl>
    <w:lvl w:ilvl="8" w:tplc="6A84CCDC">
      <w:start w:val="1"/>
      <w:numFmt w:val="bullet"/>
      <w:lvlText w:val="●"/>
      <w:lvlJc w:val="left"/>
      <w:pPr>
        <w:ind w:left="6480" w:hanging="360"/>
      </w:pPr>
    </w:lvl>
  </w:abstractNum>
  <w:num w:numId="1" w16cid:durableId="664548240">
    <w:abstractNumId w:val="2"/>
    <w:lvlOverride w:ilvl="0">
      <w:startOverride w:val="1"/>
    </w:lvlOverride>
  </w:num>
  <w:num w:numId="2" w16cid:durableId="13936528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F00"/>
    <w:rsid w:val="00004798"/>
    <w:rsid w:val="000433D1"/>
    <w:rsid w:val="00135FD2"/>
    <w:rsid w:val="0017130B"/>
    <w:rsid w:val="001E75C9"/>
    <w:rsid w:val="00207374"/>
    <w:rsid w:val="00250D4F"/>
    <w:rsid w:val="003211EF"/>
    <w:rsid w:val="003D2804"/>
    <w:rsid w:val="003F0106"/>
    <w:rsid w:val="00543145"/>
    <w:rsid w:val="006E1986"/>
    <w:rsid w:val="0077360E"/>
    <w:rsid w:val="00827F00"/>
    <w:rsid w:val="008C1B55"/>
    <w:rsid w:val="00940E28"/>
    <w:rsid w:val="00A82305"/>
    <w:rsid w:val="00B5422F"/>
    <w:rsid w:val="00B66A44"/>
    <w:rsid w:val="00D419F0"/>
    <w:rsid w:val="00E32AA7"/>
    <w:rsid w:val="00FA0D07"/>
    <w:rsid w:val="00FB4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830B8B"/>
  <w15:docId w15:val="{A775B3C6-14E1-CE4B-B52C-6E31C7236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B55"/>
  </w:style>
  <w:style w:type="paragraph" w:styleId="Heading1">
    <w:name w:val="heading 1"/>
    <w:uiPriority w:val="9"/>
    <w:qFormat/>
    <w:pPr>
      <w:spacing w:before="360" w:after="200"/>
      <w:outlineLvl w:val="0"/>
    </w:pPr>
    <w:rPr>
      <w:b/>
      <w:bCs/>
      <w:color w:val="1A3550"/>
      <w:sz w:val="32"/>
      <w:szCs w:val="32"/>
    </w:rPr>
  </w:style>
  <w:style w:type="paragraph" w:styleId="Heading2">
    <w:name w:val="heading 2"/>
    <w:link w:val="Heading2Char"/>
    <w:uiPriority w:val="9"/>
    <w:unhideWhenUsed/>
    <w:qFormat/>
    <w:pPr>
      <w:spacing w:before="280" w:after="120"/>
      <w:outlineLvl w:val="1"/>
    </w:pPr>
    <w:rPr>
      <w:b/>
      <w:bCs/>
      <w:color w:val="2E4057"/>
      <w:sz w:val="26"/>
      <w:szCs w:val="26"/>
    </w:rPr>
  </w:style>
  <w:style w:type="paragraph" w:styleId="Heading3">
    <w:name w:val="heading 3"/>
    <w:uiPriority w:val="9"/>
    <w:semiHidden/>
    <w:unhideWhenUsed/>
    <w:qFormat/>
    <w:pPr>
      <w:spacing w:before="200" w:after="120"/>
      <w:outlineLvl w:val="2"/>
    </w:pPr>
    <w:rPr>
      <w:b/>
      <w:bCs/>
      <w:color w:val="3A5068"/>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5422F"/>
    <w:pPr>
      <w:tabs>
        <w:tab w:val="center" w:pos="4680"/>
        <w:tab w:val="right" w:pos="9360"/>
      </w:tabs>
    </w:pPr>
  </w:style>
  <w:style w:type="character" w:customStyle="1" w:styleId="HeaderChar">
    <w:name w:val="Header Char"/>
    <w:basedOn w:val="DefaultParagraphFont"/>
    <w:link w:val="Header"/>
    <w:uiPriority w:val="99"/>
    <w:rsid w:val="00B5422F"/>
  </w:style>
  <w:style w:type="paragraph" w:styleId="Footer">
    <w:name w:val="footer"/>
    <w:basedOn w:val="Normal"/>
    <w:link w:val="FooterChar"/>
    <w:uiPriority w:val="99"/>
    <w:unhideWhenUsed/>
    <w:rsid w:val="00B5422F"/>
    <w:pPr>
      <w:tabs>
        <w:tab w:val="center" w:pos="4680"/>
        <w:tab w:val="right" w:pos="9360"/>
      </w:tabs>
    </w:pPr>
  </w:style>
  <w:style w:type="character" w:customStyle="1" w:styleId="FooterChar">
    <w:name w:val="Footer Char"/>
    <w:basedOn w:val="DefaultParagraphFont"/>
    <w:link w:val="Footer"/>
    <w:uiPriority w:val="99"/>
    <w:rsid w:val="00B5422F"/>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2Char">
    <w:name w:val="Heading 2 Char"/>
    <w:basedOn w:val="DefaultParagraphFont"/>
    <w:link w:val="Heading2"/>
    <w:uiPriority w:val="9"/>
    <w:rsid w:val="00B66A44"/>
    <w:rPr>
      <w:b/>
      <w:bCs/>
      <w:color w:val="2E4057"/>
      <w:sz w:val="26"/>
      <w:szCs w:val="26"/>
    </w:rPr>
  </w:style>
  <w:style w:type="character" w:styleId="UnresolvedMention">
    <w:name w:val="Unresolved Mention"/>
    <w:basedOn w:val="DefaultParagraphFont"/>
    <w:uiPriority w:val="99"/>
    <w:semiHidden/>
    <w:unhideWhenUsed/>
    <w:rsid w:val="00250D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lhakiman@gmail.com" TargetMode="External"/><Relationship Id="rId3" Type="http://schemas.openxmlformats.org/officeDocument/2006/relationships/settings" Target="settings.xml"/><Relationship Id="rId7" Type="http://schemas.openxmlformats.org/officeDocument/2006/relationships/hyperlink" Target="mailto:kah411@pitt.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klhakiman@gmail.com" TargetMode="External"/><Relationship Id="rId4" Type="http://schemas.openxmlformats.org/officeDocument/2006/relationships/webSettings" Target="webSettings.xml"/><Relationship Id="rId9" Type="http://schemas.openxmlformats.org/officeDocument/2006/relationships/hyperlink" Target="mailto:kah411@pit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2412</Words>
  <Characters>13755</Characters>
  <Application>Microsoft Office Word</Application>
  <DocSecurity>0</DocSecurity>
  <Lines>254</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Hakiman, Kamran</cp:lastModifiedBy>
  <cp:revision>4</cp:revision>
  <dcterms:created xsi:type="dcterms:W3CDTF">2026-03-02T01:53:00Z</dcterms:created>
  <dcterms:modified xsi:type="dcterms:W3CDTF">2026-03-02T02:14:00Z</dcterms:modified>
</cp:coreProperties>
</file>